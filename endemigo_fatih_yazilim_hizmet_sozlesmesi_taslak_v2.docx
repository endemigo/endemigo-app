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264" w:lineRule="auto"/>
        <w:jc w:val="center"/>
        <w:rPr/>
      </w:pPr>
      <w:r w:rsidDel="00000000" w:rsidR="00000000" w:rsidRPr="00000000">
        <w:rPr>
          <w:b w:val="1"/>
          <w:bCs w:val="1"/>
          <w:sz w:val="34"/>
          <w:szCs w:val="34"/>
          <w:rtl w:val="0"/>
        </w:rPr>
        <w:t xml:space="preserve">YAZILIM GELİŞTİRME VE TESLİM SÖZLEŞMESİ</w:t>
      </w:r>
      <w:r w:rsidDel="00000000" w:rsidR="00000000" w:rsidRPr="00000000">
        <w:rPr>
          <w:rtl w:val="0"/>
        </w:rPr>
      </w:r>
    </w:p>
    <w:p w:rsidR="00000000" w:rsidDel="00000000" w:rsidP="00000000" w:rsidRDefault="00000000" w:rsidRPr="00000000" w14:paraId="00000002">
      <w:pPr>
        <w:spacing w:after="200" w:before="0" w:line="264" w:lineRule="auto"/>
        <w:jc w:val="center"/>
        <w:rPr/>
      </w:pPr>
      <w:r w:rsidDel="00000000" w:rsidR="00000000" w:rsidRPr="00000000">
        <w:rPr>
          <w:i w:val="1"/>
          <w:iCs w:val="1"/>
          <w:sz w:val="21"/>
          <w:szCs w:val="21"/>
          <w:rtl w:val="0"/>
        </w:rPr>
        <w:t xml:space="preserve">Endemigo Teknoloji A.Ş. ile Fatih Kartal arasında</w:t>
      </w:r>
      <w:r w:rsidDel="00000000" w:rsidR="00000000" w:rsidRPr="00000000">
        <w:rPr>
          <w:rtl w:val="0"/>
        </w:rPr>
      </w:r>
    </w:p>
    <w:tbl>
      <w:tblPr>
        <w:tblStyle w:val="Table1"/>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0"/>
        </w:trPr>
        <w:tc>
          <w:tcPr>
            <w:shd w:fill="ededed" w:val="clear"/>
            <w:tcMar>
              <w:top w:w="70.0" w:type="dxa"/>
              <w:bottom w:w="70.0" w:type="dxa"/>
            </w:tcMar>
            <w:vAlign w:val="center"/>
          </w:tcPr>
          <w:p w:rsidR="00000000" w:rsidDel="00000000" w:rsidP="00000000" w:rsidRDefault="00000000" w:rsidRPr="00000000" w14:paraId="00000003">
            <w:pPr>
              <w:spacing w:after="0" w:before="0" w:line="264" w:lineRule="auto"/>
              <w:rPr/>
            </w:pPr>
            <w:r w:rsidDel="00000000" w:rsidR="00000000" w:rsidRPr="00000000">
              <w:rPr>
                <w:b w:val="1"/>
                <w:bCs w:val="1"/>
                <w:rtl w:val="0"/>
              </w:rPr>
              <w:t xml:space="preserve">Sözleşme Tarafları</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04">
            <w:pPr>
              <w:spacing w:after="0" w:before="0" w:line="264" w:lineRule="auto"/>
              <w:rPr/>
            </w:pPr>
            <w:r w:rsidDel="00000000" w:rsidR="00000000" w:rsidRPr="00000000">
              <w:rPr>
                <w:rtl w:val="0"/>
              </w:rPr>
              <w:t xml:space="preserve">Endemigo Teknoloji A.Ş. ile Fatih Kartal</w:t>
            </w:r>
          </w:p>
        </w:tc>
      </w:tr>
      <w:tr>
        <w:trPr>
          <w:cantSplit w:val="0"/>
          <w:tblHeader w:val="0"/>
        </w:trPr>
        <w:tc>
          <w:tcPr>
            <w:shd w:fill="ededed" w:val="clear"/>
            <w:tcMar>
              <w:top w:w="70.0" w:type="dxa"/>
              <w:bottom w:w="70.0" w:type="dxa"/>
            </w:tcMar>
            <w:vAlign w:val="center"/>
          </w:tcPr>
          <w:p w:rsidR="00000000" w:rsidDel="00000000" w:rsidP="00000000" w:rsidRDefault="00000000" w:rsidRPr="00000000" w14:paraId="00000005">
            <w:pPr>
              <w:spacing w:after="0" w:before="0" w:line="264" w:lineRule="auto"/>
              <w:rPr/>
            </w:pPr>
            <w:r w:rsidDel="00000000" w:rsidR="00000000" w:rsidRPr="00000000">
              <w:rPr>
                <w:b w:val="1"/>
                <w:bCs w:val="1"/>
                <w:rtl w:val="0"/>
              </w:rPr>
              <w:t xml:space="preserve">Sözleşme Konusu</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06">
            <w:pPr>
              <w:spacing w:after="0" w:before="0" w:line="264" w:lineRule="auto"/>
              <w:rPr/>
            </w:pPr>
            <w:r w:rsidDel="00000000" w:rsidR="00000000" w:rsidRPr="00000000">
              <w:rPr>
                <w:rtl w:val="0"/>
              </w:rPr>
              <w:t xml:space="preserve">Hibrit e-ticaret sistemi için mobil uygulama, backend servisleri ve yönetim paneli geliştirilmesi</w:t>
            </w:r>
          </w:p>
        </w:tc>
      </w:tr>
      <w:tr>
        <w:trPr>
          <w:cantSplit w:val="0"/>
          <w:tblHeader w:val="0"/>
        </w:trPr>
        <w:tc>
          <w:tcPr>
            <w:shd w:fill="ededed" w:val="clear"/>
            <w:tcMar>
              <w:top w:w="70.0" w:type="dxa"/>
              <w:bottom w:w="70.0" w:type="dxa"/>
            </w:tcMar>
            <w:vAlign w:val="center"/>
          </w:tcPr>
          <w:p w:rsidR="00000000" w:rsidDel="00000000" w:rsidP="00000000" w:rsidRDefault="00000000" w:rsidRPr="00000000" w14:paraId="00000007">
            <w:pPr>
              <w:spacing w:after="0" w:before="0" w:line="264" w:lineRule="auto"/>
              <w:rPr/>
            </w:pPr>
            <w:r w:rsidDel="00000000" w:rsidR="00000000" w:rsidRPr="00000000">
              <w:rPr>
                <w:b w:val="1"/>
                <w:bCs w:val="1"/>
                <w:rtl w:val="0"/>
              </w:rPr>
              <w:t xml:space="preserve">Toplam İş Bedeli</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08">
            <w:pPr>
              <w:spacing w:after="0" w:before="0" w:line="264" w:lineRule="auto"/>
              <w:rPr/>
            </w:pPr>
            <w:r w:rsidDel="00000000" w:rsidR="00000000" w:rsidRPr="00000000">
              <w:rPr>
                <w:rtl w:val="0"/>
              </w:rPr>
              <w:t xml:space="preserve">350.000 TL </w:t>
            </w:r>
          </w:p>
        </w:tc>
      </w:tr>
      <w:tr>
        <w:trPr>
          <w:cantSplit w:val="0"/>
          <w:tblHeader w:val="0"/>
        </w:trPr>
        <w:tc>
          <w:tcPr>
            <w:shd w:fill="ededed" w:val="clear"/>
            <w:tcMar>
              <w:top w:w="70.0" w:type="dxa"/>
              <w:bottom w:w="70.0" w:type="dxa"/>
            </w:tcMar>
            <w:vAlign w:val="center"/>
          </w:tcPr>
          <w:p w:rsidR="00000000" w:rsidDel="00000000" w:rsidP="00000000" w:rsidRDefault="00000000" w:rsidRPr="00000000" w14:paraId="00000009">
            <w:pPr>
              <w:spacing w:after="0" w:before="0" w:line="264" w:lineRule="auto"/>
              <w:rPr/>
            </w:pPr>
            <w:r w:rsidDel="00000000" w:rsidR="00000000" w:rsidRPr="00000000">
              <w:rPr>
                <w:b w:val="1"/>
                <w:bCs w:val="1"/>
                <w:rtl w:val="0"/>
              </w:rPr>
              <w:t xml:space="preserve">Süre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0A">
            <w:pPr>
              <w:spacing w:after="0" w:before="0" w:line="264" w:lineRule="auto"/>
              <w:rPr/>
            </w:pPr>
            <w:r w:rsidDel="00000000" w:rsidR="00000000" w:rsidRPr="00000000">
              <w:rPr>
                <w:rtl w:val="0"/>
              </w:rPr>
              <w:t xml:space="preserve">12 hafta ana süre + 2 haftalık olası aksama / tampon süre</w:t>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spacing w:after="80" w:before="120" w:line="264" w:lineRule="auto"/>
        <w:rPr/>
      </w:pPr>
      <w:r w:rsidDel="00000000" w:rsidR="00000000" w:rsidRPr="00000000">
        <w:rPr>
          <w:b w:val="1"/>
          <w:bCs w:val="1"/>
          <w:rtl w:val="0"/>
        </w:rPr>
        <w:t xml:space="preserve">1. Taraflar</w:t>
      </w:r>
      <w:r w:rsidDel="00000000" w:rsidR="00000000" w:rsidRPr="00000000">
        <w:rPr>
          <w:rtl w:val="0"/>
        </w:rPr>
      </w:r>
    </w:p>
    <w:p w:rsidR="00000000" w:rsidDel="00000000" w:rsidP="00000000" w:rsidRDefault="00000000" w:rsidRPr="00000000" w14:paraId="0000000D">
      <w:pPr>
        <w:spacing w:after="60" w:before="0" w:line="264" w:lineRule="auto"/>
        <w:rPr/>
      </w:pPr>
      <w:r w:rsidDel="00000000" w:rsidR="00000000" w:rsidRPr="00000000">
        <w:rPr>
          <w:rtl w:val="0"/>
        </w:rPr>
        <w:t xml:space="preserve">İşbu Yazılım Geliştirme ve Teslim Sözleşmesi (“Sözleşme”); bir tarafta Endemigo Teknoloji A.Ş. (“Proje Sahibi”) ile diğer tarafta Fatih Kartal (“Geliştirici”) arasında aşağıdaki şartlarla akdedilmiştir.</w:t>
      </w:r>
    </w:p>
    <w:p w:rsidR="00000000" w:rsidDel="00000000" w:rsidP="00000000" w:rsidRDefault="00000000" w:rsidRPr="00000000" w14:paraId="0000000E">
      <w:pPr>
        <w:spacing w:after="60" w:before="0" w:line="264" w:lineRule="auto"/>
        <w:rPr/>
      </w:pPr>
      <w:r w:rsidDel="00000000" w:rsidR="00000000" w:rsidRPr="00000000">
        <w:rPr>
          <w:rtl w:val="0"/>
        </w:rPr>
        <w:t xml:space="preserve">Tarafların unvan, adres, vergi/kimlik ve iletişim bilgileri imza bölümünde Ek-1’de yer alacaktır.</w:t>
      </w:r>
    </w:p>
    <w:p w:rsidR="00000000" w:rsidDel="00000000" w:rsidP="00000000" w:rsidRDefault="00000000" w:rsidRPr="00000000" w14:paraId="0000000F">
      <w:pPr>
        <w:pStyle w:val="Heading1"/>
        <w:spacing w:after="80" w:before="120" w:line="264" w:lineRule="auto"/>
        <w:rPr/>
      </w:pPr>
      <w:r w:rsidDel="00000000" w:rsidR="00000000" w:rsidRPr="00000000">
        <w:rPr>
          <w:b w:val="1"/>
          <w:bCs w:val="1"/>
          <w:rtl w:val="0"/>
        </w:rPr>
        <w:t xml:space="preserve">2. Sözleşmenin Konusu</w:t>
      </w:r>
      <w:r w:rsidDel="00000000" w:rsidR="00000000" w:rsidRPr="00000000">
        <w:rPr>
          <w:rtl w:val="0"/>
        </w:rPr>
      </w:r>
    </w:p>
    <w:p w:rsidR="00000000" w:rsidDel="00000000" w:rsidP="00000000" w:rsidRDefault="00000000" w:rsidRPr="00000000" w14:paraId="00000010">
      <w:pPr>
        <w:spacing w:after="60" w:before="0" w:line="264" w:lineRule="auto"/>
        <w:rPr/>
      </w:pPr>
      <w:r w:rsidDel="00000000" w:rsidR="00000000" w:rsidRPr="00000000">
        <w:rPr>
          <w:rtl w:val="0"/>
        </w:rPr>
        <w:t xml:space="preserve">Geliştirici; Endemigo’nun hibrit e-ticaret süper mobil uygulama platformunun ilk aşamasını oluşturan çok satıcılı pazar yeri ve gerçek zamanlı müzayede iş modelini tek bir uygulama içinde geliştirmeyi, test etmeyi ve teslim etmeyi kabul eder.</w:t>
      </w:r>
    </w:p>
    <w:p w:rsidR="00000000" w:rsidDel="00000000" w:rsidP="00000000" w:rsidRDefault="00000000" w:rsidRPr="00000000" w14:paraId="00000011">
      <w:pPr>
        <w:spacing w:after="60" w:before="0" w:line="264" w:lineRule="auto"/>
        <w:rPr/>
      </w:pPr>
      <w:r w:rsidDel="00000000" w:rsidR="00000000" w:rsidRPr="00000000">
        <w:rPr>
          <w:rtl w:val="0"/>
        </w:rPr>
        <w:t xml:space="preserve">Uygulamanın kapsamı, mimarisi, teknik bileşenleri, entegrasyonları, test kriterleri, kabul şartları ve ayrıntılı iş listesi Ek-1’de düzenlenmiştir.</w:t>
      </w:r>
    </w:p>
    <w:p w:rsidR="00000000" w:rsidDel="00000000" w:rsidP="00000000" w:rsidRDefault="00000000" w:rsidRPr="00000000" w14:paraId="00000012">
      <w:pPr>
        <w:pStyle w:val="Heading1"/>
        <w:spacing w:after="80" w:before="120" w:line="264" w:lineRule="auto"/>
        <w:rPr/>
      </w:pPr>
      <w:r w:rsidDel="00000000" w:rsidR="00000000" w:rsidRPr="00000000">
        <w:rPr>
          <w:b w:val="1"/>
          <w:bCs w:val="1"/>
          <w:rtl w:val="0"/>
        </w:rPr>
        <w:t xml:space="preserve">3. Süre ve Takvim</w:t>
      </w:r>
      <w:r w:rsidDel="00000000" w:rsidR="00000000" w:rsidRPr="00000000">
        <w:rPr>
          <w:rtl w:val="0"/>
        </w:rPr>
      </w:r>
    </w:p>
    <w:p w:rsidR="00000000" w:rsidDel="00000000" w:rsidP="00000000" w:rsidRDefault="00000000" w:rsidRPr="00000000" w14:paraId="00000013">
      <w:pPr>
        <w:spacing w:after="60" w:before="0" w:line="264" w:lineRule="auto"/>
        <w:rPr/>
      </w:pPr>
      <w:r w:rsidDel="00000000" w:rsidR="00000000" w:rsidRPr="00000000">
        <w:rPr>
          <w:rtl w:val="0"/>
        </w:rPr>
        <w:t xml:space="preserve">Proje için ana teslim süresi 12 (on iki) haftadır.</w:t>
      </w:r>
    </w:p>
    <w:p w:rsidR="00000000" w:rsidDel="00000000" w:rsidP="00000000" w:rsidRDefault="00000000" w:rsidRPr="00000000" w14:paraId="00000014">
      <w:pPr>
        <w:spacing w:after="60" w:before="0" w:line="264" w:lineRule="auto"/>
        <w:rPr/>
      </w:pPr>
      <w:r w:rsidDel="00000000" w:rsidR="00000000" w:rsidRPr="00000000">
        <w:rPr>
          <w:rtl w:val="0"/>
        </w:rPr>
        <w:t xml:space="preserve">Taraflar, olası teknik veya operasyonel aksamalar için ayrıca 2 (iki) haftalık tampon süre tanımlandığını kabul eder.</w:t>
      </w:r>
    </w:p>
    <w:p w:rsidR="00000000" w:rsidDel="00000000" w:rsidP="00000000" w:rsidRDefault="00000000" w:rsidRPr="00000000" w14:paraId="00000015">
      <w:pPr>
        <w:spacing w:after="60" w:before="0" w:line="264" w:lineRule="auto"/>
        <w:rPr/>
      </w:pPr>
      <w:r w:rsidDel="00000000" w:rsidR="00000000" w:rsidRPr="00000000">
        <w:rPr>
          <w:rtl w:val="0"/>
        </w:rPr>
        <w:t xml:space="preserve">Ek-1’de yer alan haftalık plan, bu Sözleşme’nin ayrılmaz parçasıdır ve tarafların yazılı mutabakatı olmaksızın değiştirilemez.</w:t>
      </w:r>
    </w:p>
    <w:p w:rsidR="00000000" w:rsidDel="00000000" w:rsidP="00000000" w:rsidRDefault="00000000" w:rsidRPr="00000000" w14:paraId="00000016">
      <w:pPr>
        <w:pStyle w:val="Heading1"/>
        <w:spacing w:after="80" w:before="120" w:line="264" w:lineRule="auto"/>
        <w:rPr>
          <w:color w:val="000000"/>
          <w:sz w:val="34"/>
          <w:szCs w:val="34"/>
        </w:rPr>
      </w:pPr>
      <w:r w:rsidDel="00000000" w:rsidR="00000000" w:rsidRPr="00000000">
        <w:rPr>
          <w:b w:val="1"/>
          <w:bCs w:val="1"/>
          <w:rtl w:val="0"/>
        </w:rPr>
        <w:t xml:space="preserve">4. Sözleşme Bedeli</w:t>
      </w:r>
      <w:r w:rsidDel="00000000" w:rsidR="00000000" w:rsidRPr="00000000">
        <w:rPr>
          <w:rtl w:val="0"/>
        </w:rPr>
        <w:t xml:space="preserve">,</w:t>
      </w:r>
      <w:r w:rsidDel="00000000" w:rsidR="00000000" w:rsidRPr="00000000">
        <w:rPr>
          <w:b w:val="1"/>
          <w:bCs w:val="1"/>
          <w:rtl w:val="0"/>
        </w:rPr>
        <w:t xml:space="preserve"> Ödeme Planı ve Hakediş</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7">
      <w:pPr>
        <w:spacing w:after="240" w:before="240" w:line="264" w:lineRule="auto"/>
        <w:rPr/>
      </w:pPr>
      <w:r w:rsidDel="00000000" w:rsidR="00000000" w:rsidRPr="00000000">
        <w:rPr>
          <w:rtl w:val="0"/>
        </w:rPr>
        <w:t xml:space="preserve">Proje bedeli, aşağıda belirtilen haftalara ve teslim aşamalarına bağlı olarak beş (5) dilim halinde ödenecektir: Sözleşme konusu işlerin toplam ödemesi 350.000 TL(Üç Yüz Elli Bin Türk Lirası) ’dir.</w:t>
      </w:r>
    </w:p>
    <w:p w:rsidR="00000000" w:rsidDel="00000000" w:rsidP="00000000" w:rsidRDefault="00000000" w:rsidRPr="00000000" w14:paraId="00000018">
      <w:pPr>
        <w:spacing w:after="240" w:before="240" w:line="264" w:lineRule="auto"/>
        <w:rPr/>
      </w:pPr>
      <w:r w:rsidDel="00000000" w:rsidR="00000000" w:rsidRPr="00000000">
        <w:rPr>
          <w:b w:val="1"/>
          <w:bCs w:val="1"/>
          <w:rtl w:val="0"/>
        </w:rPr>
        <w:t xml:space="preserve">1. Hafta (Proje Başlangıcı) — %15 : 52.500 TL (Elli İki Bin Beş Yüz Türk Lirası)</w:t>
        <w:br w:type="textWrapping"/>
      </w:r>
      <w:r w:rsidDel="00000000" w:rsidR="00000000" w:rsidRPr="00000000">
        <w:rPr>
          <w:rtl w:val="0"/>
        </w:rPr>
        <w:t xml:space="preserve">Projenin başlatılması, sistem mimarisinin oluşturulması, teknik planlamanın tamamlanması, GitHub repository yapısının kurulması ve aktif geliştirme sürecinin başlaması ile birlikte ilk ödeme işe başlanan haftanın en geç sonunda yapılır.</w:t>
      </w:r>
    </w:p>
    <w:p w:rsidR="00000000" w:rsidDel="00000000" w:rsidP="00000000" w:rsidRDefault="00000000" w:rsidRPr="00000000" w14:paraId="00000019">
      <w:pPr>
        <w:spacing w:after="240" w:before="240" w:line="264" w:lineRule="auto"/>
        <w:rPr/>
      </w:pPr>
      <w:r w:rsidDel="00000000" w:rsidR="00000000" w:rsidRPr="00000000">
        <w:rPr>
          <w:b w:val="1"/>
          <w:bCs w:val="1"/>
          <w:rtl w:val="0"/>
        </w:rPr>
        <w:t xml:space="preserve">5. Hafta (Temel Altyapı ve Geliştirme Sürecinin İlerlemesi) — %15 : 52.500 TL (Elli İki Bin Beş Yüz Türk Lirası)</w:t>
        <w:br w:type="textWrapping"/>
      </w:r>
      <w:r w:rsidDel="00000000" w:rsidR="00000000" w:rsidRPr="00000000">
        <w:rPr>
          <w:rtl w:val="0"/>
        </w:rPr>
        <w:t xml:space="preserve">Backend temel yapısının kurulması, veritabanı mimarisinin oluşturulması, kimlik doğrulama (auth) sisteminin çalışır hale gelmesi ve geliştirme sürecinin aktif şekilde ilerlediğinin gösterilmesi ile birlikte ikinci ödeme yapılır.</w:t>
      </w:r>
    </w:p>
    <w:p w:rsidR="00000000" w:rsidDel="00000000" w:rsidP="00000000" w:rsidRDefault="00000000" w:rsidRPr="00000000" w14:paraId="0000001A">
      <w:pPr>
        <w:spacing w:after="240" w:before="240" w:line="264" w:lineRule="auto"/>
        <w:rPr/>
      </w:pPr>
      <w:r w:rsidDel="00000000" w:rsidR="00000000" w:rsidRPr="00000000">
        <w:rPr>
          <w:b w:val="1"/>
          <w:bCs w:val="1"/>
          <w:rtl w:val="0"/>
        </w:rPr>
        <w:t xml:space="preserve">8. Hafta (Ana Sistemlerin Tamamlanması) — %20 : 70.000 TL (Yetmiş Bin Türk Lirası)</w:t>
        <w:br w:type="textWrapping"/>
      </w:r>
      <w:r w:rsidDel="00000000" w:rsidR="00000000" w:rsidRPr="00000000">
        <w:rPr>
          <w:rtl w:val="0"/>
        </w:rPr>
        <w:t xml:space="preserve">Backend altyapısının tamamlanması, temel modüllerin (kullanıcı, ürün, müzayede, sipariş, ödeme, bildirim sistemleri, cüzdan, kampanya modülü) çalışır ve test edilebilir durumda olması, API servislerinin eksiksiz şekilde sunulması ve sistemin teknik olarak uçtan uca çalışır hale gelmesi ile birlikte üçüncü ödeme yapılır.</w:t>
      </w:r>
    </w:p>
    <w:p w:rsidR="00000000" w:rsidDel="00000000" w:rsidP="00000000" w:rsidRDefault="00000000" w:rsidRPr="00000000" w14:paraId="0000001B">
      <w:pPr>
        <w:spacing w:after="240" w:before="240" w:line="264" w:lineRule="auto"/>
        <w:rPr/>
      </w:pPr>
      <w:r w:rsidDel="00000000" w:rsidR="00000000" w:rsidRPr="00000000">
        <w:rPr>
          <w:b w:val="1"/>
          <w:bCs w:val="1"/>
          <w:rtl w:val="0"/>
        </w:rPr>
        <w:t xml:space="preserve">12. Hafta (Canlıya Alma) — %25 : 87.500 TL ( Seksen Yedi Bin Beş Yüz Türk Lirası)</w:t>
        <w:br w:type="textWrapping"/>
      </w:r>
      <w:r w:rsidDel="00000000" w:rsidR="00000000" w:rsidRPr="00000000">
        <w:rPr>
          <w:rtl w:val="0"/>
        </w:rPr>
        <w:t xml:space="preserve">Mobil uygulamanın tamamlanması, tüm sistemlerin entegre şekilde çalışır hale getirilmesi, test süreçlerinin tamamlanması ve uygulamanın canlı ortama alınması ile birlikte dördüncü ödeme yapılır.</w:t>
      </w:r>
    </w:p>
    <w:p w:rsidR="00000000" w:rsidDel="00000000" w:rsidP="00000000" w:rsidRDefault="00000000" w:rsidRPr="00000000" w14:paraId="0000001C">
      <w:pPr>
        <w:spacing w:after="240" w:before="240" w:line="264" w:lineRule="auto"/>
        <w:rPr/>
      </w:pPr>
      <w:r w:rsidDel="00000000" w:rsidR="00000000" w:rsidRPr="00000000">
        <w:rPr>
          <w:b w:val="1"/>
          <w:bCs w:val="1"/>
          <w:rtl w:val="0"/>
        </w:rPr>
        <w:t xml:space="preserve">13. Hafta (Stabilizasyon ve Nihai Teslim) — %25 : 87.500 TL ( Seksen Yedi Bin Beş Yüz Türk Lirası)</w:t>
        <w:br w:type="textWrapping"/>
      </w:r>
      <w:r w:rsidDel="00000000" w:rsidR="00000000" w:rsidRPr="00000000">
        <w:rPr>
          <w:rtl w:val="0"/>
        </w:rPr>
        <w:t xml:space="preserve">Canlıya alma sonrası ortaya çıkabilecek hataların giderilmesi, gerekli düzeltmelerin yapılması, güncellemelerin yayınlanması ve sistemin stabil şekilde çalıştığının teyit edilmesi ile birlikte son ödeme yapılır. Bu aşamada kaynak kod, dokümantasyon ve tüm erişimler eksiksiz şekilde proje sahibine devredilmiş olmalıdır.</w:t>
      </w:r>
    </w:p>
    <w:p w:rsidR="00000000" w:rsidDel="00000000" w:rsidP="00000000" w:rsidRDefault="00000000" w:rsidRPr="00000000" w14:paraId="0000001D">
      <w:pPr>
        <w:pStyle w:val="Heading1"/>
        <w:spacing w:after="80" w:before="120" w:line="264" w:lineRule="auto"/>
        <w:rPr/>
      </w:pPr>
      <w:r w:rsidDel="00000000" w:rsidR="00000000" w:rsidRPr="00000000">
        <w:rPr>
          <w:b w:val="1"/>
          <w:bCs w:val="1"/>
          <w:rtl w:val="0"/>
        </w:rPr>
        <w:t xml:space="preserve">5. Kapsam Dışı Hizmetler</w:t>
      </w:r>
      <w:r w:rsidDel="00000000" w:rsidR="00000000" w:rsidRPr="00000000">
        <w:rPr>
          <w:rtl w:val="0"/>
        </w:rPr>
      </w:r>
    </w:p>
    <w:p w:rsidR="00000000" w:rsidDel="00000000" w:rsidP="00000000" w:rsidRDefault="00000000" w:rsidRPr="00000000" w14:paraId="0000001E">
      <w:pPr>
        <w:spacing w:after="60" w:before="0" w:line="264" w:lineRule="auto"/>
        <w:rPr/>
      </w:pPr>
      <w:r w:rsidDel="00000000" w:rsidR="00000000" w:rsidRPr="00000000">
        <w:rPr>
          <w:rtl w:val="0"/>
        </w:rPr>
        <w:t xml:space="preserve">Aşağıdaki kalemler sözleşme bedeline dahil değildir; Müşteri tarafından ayrıca karşılanır:</w:t>
      </w:r>
    </w:p>
    <w:p w:rsidR="00000000" w:rsidDel="00000000" w:rsidP="00000000" w:rsidRDefault="00000000" w:rsidRPr="00000000" w14:paraId="0000001F">
      <w:pPr>
        <w:spacing w:after="60" w:before="0" w:line="264" w:lineRule="auto"/>
        <w:rPr/>
      </w:pPr>
      <w:r w:rsidDel="00000000" w:rsidR="00000000" w:rsidRPr="00000000">
        <w:rPr>
          <w:rtl w:val="0"/>
        </w:rPr>
        <w:t xml:space="preserve">Sunucu, hosting ve domain ücretleri (AWS, DigitalOcean veya benzeri)</w:t>
      </w:r>
    </w:p>
    <w:p w:rsidR="00000000" w:rsidDel="00000000" w:rsidP="00000000" w:rsidRDefault="00000000" w:rsidRPr="00000000" w14:paraId="00000020">
      <w:pPr>
        <w:spacing w:after="60" w:before="0" w:line="264" w:lineRule="auto"/>
        <w:rPr/>
      </w:pPr>
      <w:r w:rsidDel="00000000" w:rsidR="00000000" w:rsidRPr="00000000">
        <w:rPr>
          <w:rtl w:val="0"/>
        </w:rPr>
        <w:t xml:space="preserve">Üçüncü parti servis abonelikleri: OneSignal, PayTR/İyzico, Sentry, Moka ve benzeri</w:t>
      </w:r>
    </w:p>
    <w:p w:rsidR="00000000" w:rsidDel="00000000" w:rsidP="00000000" w:rsidRDefault="00000000" w:rsidRPr="00000000" w14:paraId="00000021">
      <w:pPr>
        <w:spacing w:after="60" w:before="0" w:line="264" w:lineRule="auto"/>
        <w:rPr/>
      </w:pPr>
      <w:r w:rsidDel="00000000" w:rsidR="00000000" w:rsidRPr="00000000">
        <w:rPr>
          <w:rtl w:val="0"/>
        </w:rPr>
        <w:t xml:space="preserve">App Store ve Google Play geliştirici hesap ücretleri</w:t>
      </w:r>
    </w:p>
    <w:p w:rsidR="00000000" w:rsidDel="00000000" w:rsidP="00000000" w:rsidRDefault="00000000" w:rsidRPr="00000000" w14:paraId="00000022">
      <w:pPr>
        <w:spacing w:after="60" w:before="0" w:line="264" w:lineRule="auto"/>
        <w:rPr/>
      </w:pPr>
      <w:r w:rsidDel="00000000" w:rsidR="00000000" w:rsidRPr="00000000">
        <w:rPr>
          <w:rtl w:val="0"/>
        </w:rPr>
        <w:t xml:space="preserve">Kargo firması API erişim ücretleri (varsa)</w:t>
      </w:r>
    </w:p>
    <w:p w:rsidR="00000000" w:rsidDel="00000000" w:rsidP="00000000" w:rsidRDefault="00000000" w:rsidRPr="00000000" w14:paraId="00000023">
      <w:pPr>
        <w:spacing w:after="60" w:before="0" w:line="264" w:lineRule="auto"/>
        <w:rPr/>
      </w:pPr>
      <w:r w:rsidDel="00000000" w:rsidR="00000000" w:rsidRPr="00000000">
        <w:rPr>
          <w:rtl w:val="0"/>
        </w:rPr>
        <w:t xml:space="preserve">Proje tesliminden sonra talep edilecek yeni özellik geliştirmeleri</w:t>
      </w:r>
    </w:p>
    <w:p w:rsidR="00000000" w:rsidDel="00000000" w:rsidP="00000000" w:rsidRDefault="00000000" w:rsidRPr="00000000" w14:paraId="00000024">
      <w:pPr>
        <w:pStyle w:val="Heading1"/>
        <w:spacing w:after="80" w:before="120" w:line="264" w:lineRule="auto"/>
        <w:rPr/>
      </w:pPr>
      <w:r w:rsidDel="00000000" w:rsidR="00000000" w:rsidRPr="00000000">
        <w:rPr>
          <w:b w:val="1"/>
          <w:bCs w:val="1"/>
          <w:rtl w:val="0"/>
        </w:rPr>
        <w:t xml:space="preserve">6. Teslim, Test ve Kabul</w:t>
      </w:r>
      <w:r w:rsidDel="00000000" w:rsidR="00000000" w:rsidRPr="00000000">
        <w:rPr>
          <w:rtl w:val="0"/>
        </w:rPr>
      </w:r>
    </w:p>
    <w:p w:rsidR="00000000" w:rsidDel="00000000" w:rsidP="00000000" w:rsidRDefault="00000000" w:rsidRPr="00000000" w14:paraId="00000025">
      <w:pPr>
        <w:spacing w:after="60" w:before="0" w:line="264" w:lineRule="auto"/>
        <w:rPr/>
      </w:pPr>
      <w:r w:rsidDel="00000000" w:rsidR="00000000" w:rsidRPr="00000000">
        <w:rPr>
          <w:rtl w:val="0"/>
        </w:rPr>
        <w:t xml:space="preserve">Her safhanın teslimi, ilgili iş kalemlerinin çalışır halde sunulması ve Müşteri tarafından yazılı olarak onaylanması ile tamamlanır.</w:t>
      </w:r>
    </w:p>
    <w:p w:rsidR="00000000" w:rsidDel="00000000" w:rsidP="00000000" w:rsidRDefault="00000000" w:rsidRPr="00000000" w14:paraId="00000026">
      <w:pPr>
        <w:spacing w:after="60" w:before="0" w:line="264" w:lineRule="auto"/>
        <w:rPr/>
      </w:pPr>
      <w:r w:rsidDel="00000000" w:rsidR="00000000" w:rsidRPr="00000000">
        <w:rPr>
          <w:rtl w:val="0"/>
        </w:rPr>
        <w:t xml:space="preserve">Proj Sahibi, teslim edilen safhayı en geç 5 (beş) iş günü içinde inceler; açık ve yazılı bir ret gerekçesi bildirmezse ilgili safha kabul edilmiş sayılır.</w:t>
      </w:r>
    </w:p>
    <w:p w:rsidR="00000000" w:rsidDel="00000000" w:rsidP="00000000" w:rsidRDefault="00000000" w:rsidRPr="00000000" w14:paraId="00000027">
      <w:pPr>
        <w:spacing w:after="60" w:before="0" w:line="264" w:lineRule="auto"/>
        <w:rPr/>
      </w:pPr>
      <w:r w:rsidDel="00000000" w:rsidR="00000000" w:rsidRPr="00000000">
        <w:rPr>
          <w:rtl w:val="0"/>
        </w:rPr>
        <w:t xml:space="preserve">Kabul edilen safha sonrasında bir sonraki ödeme dilimi muaccel olur.</w:t>
      </w:r>
    </w:p>
    <w:p w:rsidR="00000000" w:rsidDel="00000000" w:rsidP="00000000" w:rsidRDefault="00000000" w:rsidRPr="00000000" w14:paraId="00000028">
      <w:pPr>
        <w:pStyle w:val="Heading1"/>
        <w:spacing w:after="80" w:before="120" w:line="264" w:lineRule="auto"/>
        <w:rPr/>
      </w:pPr>
      <w:r w:rsidDel="00000000" w:rsidR="00000000" w:rsidRPr="00000000">
        <w:rPr>
          <w:b w:val="1"/>
          <w:bCs w:val="1"/>
          <w:rtl w:val="0"/>
        </w:rPr>
        <w:t xml:space="preserve">7. Revizyon ve Değişiklik Politikası</w:t>
      </w:r>
      <w:r w:rsidDel="00000000" w:rsidR="00000000" w:rsidRPr="00000000">
        <w:rPr>
          <w:rtl w:val="0"/>
        </w:rPr>
      </w:r>
    </w:p>
    <w:p w:rsidR="00000000" w:rsidDel="00000000" w:rsidP="00000000" w:rsidRDefault="00000000" w:rsidRPr="00000000" w14:paraId="00000029">
      <w:pPr>
        <w:spacing w:after="60" w:before="0" w:line="264" w:lineRule="auto"/>
        <w:rPr/>
      </w:pPr>
      <w:r w:rsidDel="00000000" w:rsidR="00000000" w:rsidRPr="00000000">
        <w:rPr>
          <w:rtl w:val="0"/>
        </w:rPr>
        <w:t xml:space="preserve">Proje süresince toplam 15 (on beş) revizyon hakkı mevcuttur.</w:t>
      </w:r>
    </w:p>
    <w:p w:rsidR="00000000" w:rsidDel="00000000" w:rsidP="00000000" w:rsidRDefault="00000000" w:rsidRPr="00000000" w14:paraId="0000002A">
      <w:pPr>
        <w:spacing w:after="60" w:before="0" w:line="264" w:lineRule="auto"/>
        <w:rPr/>
      </w:pPr>
      <w:r w:rsidDel="00000000" w:rsidR="00000000" w:rsidRPr="00000000">
        <w:rPr>
          <w:rtl w:val="0"/>
        </w:rPr>
        <w:t xml:space="preserve">Rvizyon ile yanlış ya da eksik teslim edilen işin düzeltmesi anlaşılamaz. Düzeltmeler revizyona girmez. </w:t>
      </w:r>
    </w:p>
    <w:p w:rsidR="00000000" w:rsidDel="00000000" w:rsidP="00000000" w:rsidRDefault="00000000" w:rsidRPr="00000000" w14:paraId="0000002B">
      <w:pPr>
        <w:spacing w:after="60" w:before="0" w:line="264" w:lineRule="auto"/>
        <w:rPr/>
      </w:pPr>
      <w:r w:rsidDel="00000000" w:rsidR="00000000" w:rsidRPr="00000000">
        <w:rPr>
          <w:rtl w:val="0"/>
        </w:rPr>
        <w:t xml:space="preserve">Revizyon talepleri yazılı olarak (e-posta veya mesaj) iletilmelidir.</w:t>
      </w:r>
    </w:p>
    <w:p w:rsidR="00000000" w:rsidDel="00000000" w:rsidP="00000000" w:rsidRDefault="00000000" w:rsidRPr="00000000" w14:paraId="0000002C">
      <w:pPr>
        <w:spacing w:after="60" w:before="0" w:line="264" w:lineRule="auto"/>
        <w:rPr/>
      </w:pPr>
      <w:r w:rsidDel="00000000" w:rsidR="00000000" w:rsidRPr="00000000">
        <w:rPr>
          <w:rtl w:val="0"/>
        </w:rPr>
        <w:t xml:space="preserve">Önceden hesap edilmeyen ancak proje kapsamı açısından elzem olan eklemeler revizyon olarak değerlendirilmez; sözleşme bedeline dahildir.</w:t>
      </w:r>
    </w:p>
    <w:p w:rsidR="00000000" w:rsidDel="00000000" w:rsidP="00000000" w:rsidRDefault="00000000" w:rsidRPr="00000000" w14:paraId="0000002D">
      <w:pPr>
        <w:spacing w:after="60" w:before="0" w:line="264" w:lineRule="auto"/>
        <w:rPr/>
      </w:pPr>
      <w:r w:rsidDel="00000000" w:rsidR="00000000" w:rsidRPr="00000000">
        <w:rPr>
          <w:rtl w:val="0"/>
        </w:rPr>
        <w:t xml:space="preserve">İş listesinde olmayan ve projenin olmazsa olmazlarına girmeyen yeni özellik talepleri revizyon kapsamında değerlendirilmez; ayrıca fiyatlandırılır.</w:t>
      </w:r>
    </w:p>
    <w:p w:rsidR="00000000" w:rsidDel="00000000" w:rsidP="00000000" w:rsidRDefault="00000000" w:rsidRPr="00000000" w14:paraId="0000002E">
      <w:pPr>
        <w:spacing w:after="60" w:before="0" w:line="264" w:lineRule="auto"/>
        <w:rPr/>
      </w:pPr>
      <w:r w:rsidDel="00000000" w:rsidR="00000000" w:rsidRPr="00000000">
        <w:rPr>
          <w:rtl w:val="0"/>
        </w:rPr>
        <w:t xml:space="preserve">Sistem mimarisini veya güvenliği etkileyen talepler, Geliştirici tarafından önceden bilgilendirme yapılmak suretiyle uygulanır.</w:t>
      </w:r>
    </w:p>
    <w:p w:rsidR="00000000" w:rsidDel="00000000" w:rsidP="00000000" w:rsidRDefault="00000000" w:rsidRPr="00000000" w14:paraId="0000002F">
      <w:pPr>
        <w:pStyle w:val="Heading1"/>
        <w:spacing w:after="80" w:before="120" w:line="264" w:lineRule="auto"/>
        <w:rPr/>
      </w:pPr>
      <w:r w:rsidDel="00000000" w:rsidR="00000000" w:rsidRPr="00000000">
        <w:rPr>
          <w:b w:val="1"/>
          <w:bCs w:val="1"/>
          <w:rtl w:val="0"/>
        </w:rPr>
        <w:t xml:space="preserve">8. Destek Süresi</w:t>
      </w:r>
      <w:r w:rsidDel="00000000" w:rsidR="00000000" w:rsidRPr="00000000">
        <w:rPr>
          <w:rtl w:val="0"/>
        </w:rPr>
      </w:r>
    </w:p>
    <w:p w:rsidR="00000000" w:rsidDel="00000000" w:rsidP="00000000" w:rsidRDefault="00000000" w:rsidRPr="00000000" w14:paraId="00000030">
      <w:pPr>
        <w:spacing w:after="60" w:before="0" w:line="264" w:lineRule="auto"/>
        <w:rPr/>
      </w:pPr>
      <w:r w:rsidDel="00000000" w:rsidR="00000000" w:rsidRPr="00000000">
        <w:rPr>
          <w:rtl w:val="0"/>
        </w:rPr>
        <w:t xml:space="preserve">Canlıya almadan sonra 3 (üç) ay boyunca yazılımsal hatalar (bug) ücretsiz giderilir.</w:t>
      </w:r>
    </w:p>
    <w:p w:rsidR="00000000" w:rsidDel="00000000" w:rsidP="00000000" w:rsidRDefault="00000000" w:rsidRPr="00000000" w14:paraId="00000031">
      <w:pPr>
        <w:spacing w:after="60" w:before="0" w:line="264" w:lineRule="auto"/>
        <w:rPr/>
      </w:pPr>
      <w:r w:rsidDel="00000000" w:rsidR="00000000" w:rsidRPr="00000000">
        <w:rPr>
          <w:rtl w:val="0"/>
        </w:rPr>
        <w:t xml:space="preserve">Yeni özellik, tasarım değişikliği, yeni entegrasyon ekleme veya kapsam genişletme destek süresine dahil değildir.</w:t>
      </w:r>
    </w:p>
    <w:p w:rsidR="00000000" w:rsidDel="00000000" w:rsidP="00000000" w:rsidRDefault="00000000" w:rsidRPr="00000000" w14:paraId="00000032">
      <w:pPr>
        <w:pStyle w:val="Heading1"/>
        <w:spacing w:after="80" w:before="120" w:line="264" w:lineRule="auto"/>
        <w:rPr/>
      </w:pPr>
      <w:r w:rsidDel="00000000" w:rsidR="00000000" w:rsidRPr="00000000">
        <w:rPr>
          <w:b w:val="1"/>
          <w:bCs w:val="1"/>
          <w:rtl w:val="0"/>
        </w:rPr>
        <w:t xml:space="preserve">9. Kaynak Kodu Mülkiyeti, Erişim ve Teslim</w:t>
      </w:r>
      <w:r w:rsidDel="00000000" w:rsidR="00000000" w:rsidRPr="00000000">
        <w:rPr>
          <w:rtl w:val="0"/>
        </w:rPr>
      </w:r>
    </w:p>
    <w:p w:rsidR="00000000" w:rsidDel="00000000" w:rsidP="00000000" w:rsidRDefault="00000000" w:rsidRPr="00000000" w14:paraId="00000033">
      <w:pPr>
        <w:spacing w:after="60" w:before="0" w:line="264" w:lineRule="auto"/>
        <w:rPr/>
      </w:pPr>
      <w:r w:rsidDel="00000000" w:rsidR="00000000" w:rsidRPr="00000000">
        <w:rPr>
          <w:rtl w:val="0"/>
        </w:rPr>
        <w:t xml:space="preserve">Tüm kaynak kodu, commit geçmişi, issue’lar, dokümantasyon ve ilgili depolar proje sahibinin Github hesabı altında barındırılır.</w:t>
      </w:r>
    </w:p>
    <w:p w:rsidR="00000000" w:rsidDel="00000000" w:rsidP="00000000" w:rsidRDefault="00000000" w:rsidRPr="00000000" w14:paraId="00000034">
      <w:pPr>
        <w:spacing w:after="60" w:before="0" w:line="264" w:lineRule="auto"/>
        <w:rPr/>
      </w:pPr>
      <w:r w:rsidDel="00000000" w:rsidR="00000000" w:rsidRPr="00000000">
        <w:rPr>
          <w:rtl w:val="0"/>
        </w:rPr>
        <w:t xml:space="preserve">Geliştirici, geliştirmeyi doğrudan proje sahibinin hesabı veya proje sahibinin yönettiği organizasyon içinde, collaborator/maintainer düzeyinde erişim ile gerçekleştirir.</w:t>
      </w:r>
    </w:p>
    <w:p w:rsidR="00000000" w:rsidDel="00000000" w:rsidP="00000000" w:rsidRDefault="00000000" w:rsidRPr="00000000" w14:paraId="00000035">
      <w:pPr>
        <w:spacing w:after="60" w:before="0" w:line="264" w:lineRule="auto"/>
        <w:rPr/>
      </w:pPr>
      <w:r w:rsidDel="00000000" w:rsidR="00000000" w:rsidRPr="00000000">
        <w:rPr>
          <w:rtl w:val="0"/>
        </w:rPr>
        <w:t xml:space="preserve">Proje teslimi ile birlikte repo(lar) ve içindeki tüm içerikler proje sahibinin münhasır mülkiyetine geçer.</w:t>
      </w:r>
    </w:p>
    <w:p w:rsidR="00000000" w:rsidDel="00000000" w:rsidP="00000000" w:rsidRDefault="00000000" w:rsidRPr="00000000" w14:paraId="00000036">
      <w:pPr>
        <w:spacing w:after="60" w:before="0" w:line="264" w:lineRule="auto"/>
        <w:rPr/>
      </w:pPr>
      <w:r w:rsidDel="00000000" w:rsidR="00000000" w:rsidRPr="00000000">
        <w:rPr>
          <w:rtl w:val="0"/>
        </w:rPr>
        <w:t xml:space="preserve">Proje sahibinin yazılı talimatı olmaksızın üçüncü şahıslara devredilemez, kopyalanamaz veya başka hesaplarda barındırılamaz.</w:t>
      </w:r>
    </w:p>
    <w:p w:rsidR="00000000" w:rsidDel="00000000" w:rsidP="00000000" w:rsidRDefault="00000000" w:rsidRPr="00000000" w14:paraId="00000037">
      <w:pPr>
        <w:pStyle w:val="Heading1"/>
        <w:spacing w:after="80" w:before="120" w:line="264" w:lineRule="auto"/>
        <w:rPr/>
      </w:pPr>
      <w:r w:rsidDel="00000000" w:rsidR="00000000" w:rsidRPr="00000000">
        <w:rPr>
          <w:b w:val="1"/>
          <w:bCs w:val="1"/>
          <w:rtl w:val="0"/>
        </w:rPr>
        <w:t xml:space="preserve">10. Gizlilik ve Kopyalanmama</w:t>
      </w:r>
      <w:r w:rsidDel="00000000" w:rsidR="00000000" w:rsidRPr="00000000">
        <w:rPr>
          <w:rtl w:val="0"/>
        </w:rPr>
      </w:r>
    </w:p>
    <w:p w:rsidR="00000000" w:rsidDel="00000000" w:rsidP="00000000" w:rsidRDefault="00000000" w:rsidRPr="00000000" w14:paraId="00000038">
      <w:pPr>
        <w:spacing w:after="60" w:before="0" w:line="264" w:lineRule="auto"/>
        <w:rPr/>
      </w:pPr>
      <w:r w:rsidDel="00000000" w:rsidR="00000000" w:rsidRPr="00000000">
        <w:rPr>
          <w:rtl w:val="0"/>
        </w:rPr>
        <w:t xml:space="preserve">Geliştirici; kaynak kodu, yapılandırma dosyaları, veritabanı şemaları, şifreleme anahtarları, dokümantasyon ve diğer teknik bilgileri gizli bilgi sayar.</w:t>
      </w:r>
    </w:p>
    <w:p w:rsidR="00000000" w:rsidDel="00000000" w:rsidP="00000000" w:rsidRDefault="00000000" w:rsidRPr="00000000" w14:paraId="00000039">
      <w:pPr>
        <w:spacing w:after="60" w:before="0" w:line="264" w:lineRule="auto"/>
        <w:rPr/>
      </w:pPr>
      <w:r w:rsidDel="00000000" w:rsidR="00000000" w:rsidRPr="00000000">
        <w:rPr>
          <w:rtl w:val="0"/>
        </w:rPr>
        <w:t xml:space="preserve">Bu bilgiler çoğaltılamaz, kopyalanamaz, başka hesaplarda barındırılamaz, üçüncü taraflara açıklanamaz ve Proje Sahibi’nin açık yazılı onayı olmaksızın hiçbir amaçla kullanılamaz.</w:t>
      </w:r>
    </w:p>
    <w:p w:rsidR="00000000" w:rsidDel="00000000" w:rsidP="00000000" w:rsidRDefault="00000000" w:rsidRPr="00000000" w14:paraId="0000003A">
      <w:pPr>
        <w:spacing w:after="60" w:before="0" w:line="264" w:lineRule="auto"/>
        <w:rPr/>
      </w:pPr>
      <w:r w:rsidDel="00000000" w:rsidR="00000000" w:rsidRPr="00000000">
        <w:rPr>
          <w:rtl w:val="0"/>
        </w:rPr>
        <w:t xml:space="preserve">Gizlilik yükümlülüğü teslim tarihinden sonra en az 3 (üç) yıl süreyle devam eder.</w:t>
      </w:r>
    </w:p>
    <w:p w:rsidR="00000000" w:rsidDel="00000000" w:rsidP="00000000" w:rsidRDefault="00000000" w:rsidRPr="00000000" w14:paraId="0000003B">
      <w:pPr>
        <w:pStyle w:val="Heading1"/>
        <w:spacing w:after="80" w:before="120" w:line="264" w:lineRule="auto"/>
        <w:rPr/>
      </w:pPr>
      <w:r w:rsidDel="00000000" w:rsidR="00000000" w:rsidRPr="00000000">
        <w:rPr>
          <w:b w:val="1"/>
          <w:bCs w:val="1"/>
          <w:rtl w:val="0"/>
        </w:rPr>
        <w:t xml:space="preserve">11. Güvenlik Yükümlülükleri ve Yasaklanan İşler</w:t>
      </w:r>
      <w:r w:rsidDel="00000000" w:rsidR="00000000" w:rsidRPr="00000000">
        <w:rPr>
          <w:rtl w:val="0"/>
        </w:rPr>
      </w:r>
    </w:p>
    <w:p w:rsidR="00000000" w:rsidDel="00000000" w:rsidP="00000000" w:rsidRDefault="00000000" w:rsidRPr="00000000" w14:paraId="0000003C">
      <w:pPr>
        <w:spacing w:after="60" w:before="0" w:line="264" w:lineRule="auto"/>
        <w:rPr/>
      </w:pPr>
      <w:r w:rsidDel="00000000" w:rsidR="00000000" w:rsidRPr="00000000">
        <w:rPr>
          <w:rtl w:val="0"/>
        </w:rPr>
        <w:t xml:space="preserve">Geliştirici; bilerek backdoor, gizli erişim, hard-coded credential, kötü amaçlı kod veya güvenlik açığı oluşturacak paket/konfigürasyon eklemeyecektir.</w:t>
      </w:r>
    </w:p>
    <w:p w:rsidR="00000000" w:rsidDel="00000000" w:rsidP="00000000" w:rsidRDefault="00000000" w:rsidRPr="00000000" w14:paraId="0000003D">
      <w:pPr>
        <w:spacing w:after="60" w:before="0" w:line="264" w:lineRule="auto"/>
        <w:rPr/>
      </w:pPr>
      <w:r w:rsidDel="00000000" w:rsidR="00000000" w:rsidRPr="00000000">
        <w:rPr>
          <w:rtl w:val="0"/>
        </w:rPr>
        <w:t xml:space="preserve">Proje sahibinin hesabı veya projeye bağlı hizmetlerde yeni yönetici/servis hesapları oluşturmayacaktır.</w:t>
      </w:r>
    </w:p>
    <w:p w:rsidR="00000000" w:rsidDel="00000000" w:rsidP="00000000" w:rsidRDefault="00000000" w:rsidRPr="00000000" w14:paraId="0000003E">
      <w:pPr>
        <w:spacing w:after="60" w:before="0" w:line="264" w:lineRule="auto"/>
        <w:rPr/>
      </w:pPr>
      <w:r w:rsidDel="00000000" w:rsidR="00000000" w:rsidRPr="00000000">
        <w:rPr>
          <w:rtl w:val="0"/>
        </w:rPr>
        <w:t xml:space="preserve">Üretim verilerine yetkisiz erişim sağlamayacak ve üçüncü şahısların erişimine izin verecek herhangi bir işlem yapmayacaktır.</w:t>
      </w:r>
    </w:p>
    <w:p w:rsidR="00000000" w:rsidDel="00000000" w:rsidP="00000000" w:rsidRDefault="00000000" w:rsidRPr="00000000" w14:paraId="0000003F">
      <w:pPr>
        <w:spacing w:after="60" w:before="0" w:line="264" w:lineRule="auto"/>
        <w:rPr/>
      </w:pPr>
      <w:r w:rsidDel="00000000" w:rsidR="00000000" w:rsidRPr="00000000">
        <w:rPr>
          <w:rtl w:val="0"/>
        </w:rPr>
        <w:t xml:space="preserve">Tespit edilen güvenlik açıkları veya şüpheli aktiviteler derhal yazılı şekilde proje sahibine bildirilir.</w:t>
      </w:r>
    </w:p>
    <w:p w:rsidR="00000000" w:rsidDel="00000000" w:rsidP="00000000" w:rsidRDefault="00000000" w:rsidRPr="00000000" w14:paraId="00000040">
      <w:pPr>
        <w:spacing w:after="60" w:before="0" w:line="264" w:lineRule="auto"/>
        <w:rPr/>
      </w:pPr>
      <w:r w:rsidDel="00000000" w:rsidR="00000000" w:rsidRPr="00000000">
        <w:rPr>
          <w:rtl w:val="0"/>
        </w:rPr>
        <w:t xml:space="preserve">Geliştiricinin kasıtlı veya ağır kusurlu eylemlerinden kaynaklanan güvenlik ihlallerinden doğan zararlar Geliştirici’nin sorumluluğundadır.</w:t>
      </w:r>
    </w:p>
    <w:p w:rsidR="00000000" w:rsidDel="00000000" w:rsidP="00000000" w:rsidRDefault="00000000" w:rsidRPr="00000000" w14:paraId="00000041">
      <w:pPr>
        <w:pStyle w:val="Heading1"/>
        <w:spacing w:after="80" w:before="120" w:line="264" w:lineRule="auto"/>
        <w:rPr/>
      </w:pPr>
      <w:r w:rsidDel="00000000" w:rsidR="00000000" w:rsidRPr="00000000">
        <w:rPr>
          <w:b w:val="1"/>
          <w:bCs w:val="1"/>
          <w:rtl w:val="0"/>
        </w:rPr>
        <w:t xml:space="preserve">12. Teknik Tercih ve Alternatif Teknoloji</w:t>
      </w:r>
      <w:r w:rsidDel="00000000" w:rsidR="00000000" w:rsidRPr="00000000">
        <w:rPr>
          <w:rtl w:val="0"/>
        </w:rPr>
      </w:r>
    </w:p>
    <w:p w:rsidR="00000000" w:rsidDel="00000000" w:rsidP="00000000" w:rsidRDefault="00000000" w:rsidRPr="00000000" w14:paraId="00000042">
      <w:pPr>
        <w:spacing w:after="60" w:before="0" w:line="264" w:lineRule="auto"/>
        <w:rPr/>
      </w:pPr>
      <w:r w:rsidDel="00000000" w:rsidR="00000000" w:rsidRPr="00000000">
        <w:rPr>
          <w:rtl w:val="0"/>
        </w:rPr>
        <w:t xml:space="preserve">Geliştirici, performans, ölçeklenebilirlik veya güvenlik gerekçesiyle teknik alternatif teknoloji kullanma hakkını saklı tutar.</w:t>
      </w:r>
    </w:p>
    <w:p w:rsidR="00000000" w:rsidDel="00000000" w:rsidP="00000000" w:rsidRDefault="00000000" w:rsidRPr="00000000" w14:paraId="00000043">
      <w:pPr>
        <w:spacing w:after="60" w:before="0" w:line="264" w:lineRule="auto"/>
        <w:rPr/>
      </w:pPr>
      <w:r w:rsidDel="00000000" w:rsidR="00000000" w:rsidRPr="00000000">
        <w:rPr>
          <w:rtl w:val="0"/>
        </w:rPr>
        <w:t xml:space="preserve">Bu hakkın kullanılması halinde Müşteri önceden bilgilendirilir ve alternatif yaklaşımın kapsamı, etkisi ve gerekçesi yazılı olarak açıklanır.</w:t>
      </w:r>
    </w:p>
    <w:p w:rsidR="00000000" w:rsidDel="00000000" w:rsidP="00000000" w:rsidRDefault="00000000" w:rsidRPr="00000000" w14:paraId="00000044">
      <w:pPr>
        <w:spacing w:after="60" w:before="0" w:line="264" w:lineRule="auto"/>
        <w:rPr/>
      </w:pPr>
      <w:r w:rsidDel="00000000" w:rsidR="00000000" w:rsidRPr="00000000">
        <w:rPr>
          <w:rtl w:val="0"/>
        </w:rPr>
        <w:t xml:space="preserve">Kritik işlevlerde onay alınmaksızın teknoloji değişikliği yapılamaz.</w:t>
      </w:r>
    </w:p>
    <w:p w:rsidR="00000000" w:rsidDel="00000000" w:rsidP="00000000" w:rsidRDefault="00000000" w:rsidRPr="00000000" w14:paraId="00000045">
      <w:pPr>
        <w:pStyle w:val="Heading1"/>
        <w:spacing w:after="80" w:before="120" w:line="264" w:lineRule="auto"/>
        <w:rPr/>
      </w:pPr>
      <w:r w:rsidDel="00000000" w:rsidR="00000000" w:rsidRPr="00000000">
        <w:rPr>
          <w:b w:val="1"/>
          <w:bCs w:val="1"/>
          <w:rtl w:val="0"/>
        </w:rPr>
        <w:t xml:space="preserve">13. Gecikme ve Sözleşmeye Aykırılık</w:t>
      </w:r>
      <w:r w:rsidDel="00000000" w:rsidR="00000000" w:rsidRPr="00000000">
        <w:rPr>
          <w:rtl w:val="0"/>
        </w:rPr>
      </w:r>
    </w:p>
    <w:p w:rsidR="00000000" w:rsidDel="00000000" w:rsidP="00000000" w:rsidRDefault="00000000" w:rsidRPr="00000000" w14:paraId="00000046">
      <w:pPr>
        <w:spacing w:after="60" w:before="0" w:line="264" w:lineRule="auto"/>
        <w:rPr/>
      </w:pPr>
      <w:r w:rsidDel="00000000" w:rsidR="00000000" w:rsidRPr="00000000">
        <w:rPr>
          <w:rtl w:val="0"/>
        </w:rPr>
        <w:t xml:space="preserve">Geliştirici’nin kendi kusurundan doğan gecikmelerde, Müşteri yazılı ihtar ile tamamlanmayan işin düzeltilmesini isteyebilir.</w:t>
      </w:r>
    </w:p>
    <w:p w:rsidR="00000000" w:rsidDel="00000000" w:rsidP="00000000" w:rsidRDefault="00000000" w:rsidRPr="00000000" w14:paraId="00000047">
      <w:pPr>
        <w:spacing w:after="60" w:before="0" w:line="264" w:lineRule="auto"/>
        <w:rPr/>
      </w:pPr>
      <w:r w:rsidDel="00000000" w:rsidR="00000000" w:rsidRPr="00000000">
        <w:rPr>
          <w:rtl w:val="0"/>
        </w:rPr>
        <w:t xml:space="preserve">Gecikme 2 (iki) haftalık tampon süreyi de aşarsa, Müşteri makul ek süre vererek sözleşmeyi sürdürme veya yazılı ihtarla fesih ve zararlarını talep etme hakkına sahiptir.</w:t>
      </w:r>
    </w:p>
    <w:p w:rsidR="00000000" w:rsidDel="00000000" w:rsidP="00000000" w:rsidRDefault="00000000" w:rsidRPr="00000000" w14:paraId="00000048">
      <w:pPr>
        <w:spacing w:after="60" w:before="0" w:line="264" w:lineRule="auto"/>
        <w:rPr/>
      </w:pPr>
      <w:r w:rsidDel="00000000" w:rsidR="00000000" w:rsidRPr="00000000">
        <w:rPr>
          <w:rtl w:val="0"/>
        </w:rPr>
        <w:t xml:space="preserve">Kabul edilmemiş ve düzeltilmemiş iş için ödeme yükümlülüğü doğmaz.</w:t>
      </w:r>
    </w:p>
    <w:p w:rsidR="00000000" w:rsidDel="00000000" w:rsidP="00000000" w:rsidRDefault="00000000" w:rsidRPr="00000000" w14:paraId="00000049">
      <w:pPr>
        <w:pStyle w:val="Heading1"/>
        <w:spacing w:after="80" w:before="120" w:line="264" w:lineRule="auto"/>
        <w:rPr/>
      </w:pPr>
      <w:r w:rsidDel="00000000" w:rsidR="00000000" w:rsidRPr="00000000">
        <w:rPr>
          <w:b w:val="1"/>
          <w:bCs w:val="1"/>
          <w:rtl w:val="0"/>
        </w:rPr>
        <w:t xml:space="preserve">14. Mücbir Sebep</w:t>
      </w:r>
      <w:r w:rsidDel="00000000" w:rsidR="00000000" w:rsidRPr="00000000">
        <w:rPr>
          <w:rtl w:val="0"/>
        </w:rPr>
      </w:r>
    </w:p>
    <w:p w:rsidR="00000000" w:rsidDel="00000000" w:rsidP="00000000" w:rsidRDefault="00000000" w:rsidRPr="00000000" w14:paraId="0000004A">
      <w:pPr>
        <w:spacing w:after="60" w:before="0" w:line="264" w:lineRule="auto"/>
        <w:rPr/>
      </w:pPr>
      <w:r w:rsidDel="00000000" w:rsidR="00000000" w:rsidRPr="00000000">
        <w:rPr>
          <w:rtl w:val="0"/>
        </w:rPr>
        <w:t xml:space="preserve">Deprem, yangın, sel, savaş, genel iletişim kesintisi, resmi makam kararları ve tarafların kontrolü dışındaki benzeri haller mücbir sebep sayılır.</w:t>
      </w:r>
    </w:p>
    <w:p w:rsidR="00000000" w:rsidDel="00000000" w:rsidP="00000000" w:rsidRDefault="00000000" w:rsidRPr="00000000" w14:paraId="0000004B">
      <w:pPr>
        <w:spacing w:after="60" w:before="0" w:line="264" w:lineRule="auto"/>
        <w:rPr/>
      </w:pPr>
      <w:r w:rsidDel="00000000" w:rsidR="00000000" w:rsidRPr="00000000">
        <w:rPr>
          <w:rtl w:val="0"/>
        </w:rPr>
        <w:t xml:space="preserve">Mücbir sebep halinde taraflar birbirini derhal yazılı olarak bilgilendirir; takvim, etkilenen süre kadar uzar.</w:t>
      </w:r>
    </w:p>
    <w:p w:rsidR="00000000" w:rsidDel="00000000" w:rsidP="00000000" w:rsidRDefault="00000000" w:rsidRPr="00000000" w14:paraId="0000004C">
      <w:pPr>
        <w:pStyle w:val="Heading1"/>
        <w:spacing w:after="80" w:before="120" w:line="264" w:lineRule="auto"/>
        <w:rPr/>
      </w:pPr>
      <w:r w:rsidDel="00000000" w:rsidR="00000000" w:rsidRPr="00000000">
        <w:rPr>
          <w:b w:val="1"/>
          <w:bCs w:val="1"/>
          <w:rtl w:val="0"/>
        </w:rPr>
        <w:t xml:space="preserve">15. Uyuşmazlıkların Çözümü</w:t>
      </w:r>
      <w:r w:rsidDel="00000000" w:rsidR="00000000" w:rsidRPr="00000000">
        <w:rPr>
          <w:rtl w:val="0"/>
        </w:rPr>
      </w:r>
    </w:p>
    <w:p w:rsidR="00000000" w:rsidDel="00000000" w:rsidP="00000000" w:rsidRDefault="00000000" w:rsidRPr="00000000" w14:paraId="0000004D">
      <w:pPr>
        <w:spacing w:after="60" w:before="0" w:line="264" w:lineRule="auto"/>
        <w:rPr/>
      </w:pPr>
      <w:r w:rsidDel="00000000" w:rsidR="00000000" w:rsidRPr="00000000">
        <w:rPr>
          <w:rtl w:val="0"/>
        </w:rPr>
        <w:t xml:space="preserve">İşbu Sözleşme’den doğan uyuşmazlıklarda öncelikle iyi niyetli müzakere yoluna gidilir.</w:t>
      </w:r>
    </w:p>
    <w:p w:rsidR="00000000" w:rsidDel="00000000" w:rsidP="00000000" w:rsidRDefault="00000000" w:rsidRPr="00000000" w14:paraId="0000004E">
      <w:pPr>
        <w:spacing w:after="60" w:before="0" w:line="264" w:lineRule="auto"/>
        <w:rPr/>
      </w:pPr>
      <w:r w:rsidDel="00000000" w:rsidR="00000000" w:rsidRPr="00000000">
        <w:rPr>
          <w:rtl w:val="0"/>
        </w:rPr>
        <w:t xml:space="preserve">Çözüm sağlanamazsa [İstanbul (Çağlayan) Mahkemeleri ve İcra Daireleri / yetkili yer] yetkilidir.</w:t>
      </w:r>
    </w:p>
    <w:p w:rsidR="00000000" w:rsidDel="00000000" w:rsidP="00000000" w:rsidRDefault="00000000" w:rsidRPr="00000000" w14:paraId="0000004F">
      <w:pPr>
        <w:pStyle w:val="Heading1"/>
        <w:spacing w:after="80" w:before="120" w:line="264" w:lineRule="auto"/>
        <w:rPr/>
      </w:pPr>
      <w:r w:rsidDel="00000000" w:rsidR="00000000" w:rsidRPr="00000000">
        <w:rPr>
          <w:b w:val="1"/>
          <w:bCs w:val="1"/>
          <w:rtl w:val="0"/>
        </w:rPr>
        <w:t xml:space="preserve">16. Son Hükümler</w:t>
      </w:r>
      <w:r w:rsidDel="00000000" w:rsidR="00000000" w:rsidRPr="00000000">
        <w:rPr>
          <w:rtl w:val="0"/>
        </w:rPr>
      </w:r>
    </w:p>
    <w:p w:rsidR="00000000" w:rsidDel="00000000" w:rsidP="00000000" w:rsidRDefault="00000000" w:rsidRPr="00000000" w14:paraId="00000050">
      <w:pPr>
        <w:spacing w:after="60" w:before="0" w:line="264" w:lineRule="auto"/>
        <w:rPr/>
      </w:pPr>
      <w:r w:rsidDel="00000000" w:rsidR="00000000" w:rsidRPr="00000000">
        <w:rPr>
          <w:rtl w:val="0"/>
        </w:rPr>
        <w:t xml:space="preserve">Ek-1 işbu Sözleşme’nin ayrılmaz parçasıdır.</w:t>
      </w:r>
    </w:p>
    <w:p w:rsidR="00000000" w:rsidDel="00000000" w:rsidP="00000000" w:rsidRDefault="00000000" w:rsidRPr="00000000" w14:paraId="00000051">
      <w:pPr>
        <w:spacing w:after="60" w:before="0" w:line="264" w:lineRule="auto"/>
        <w:rPr/>
      </w:pPr>
      <w:r w:rsidDel="00000000" w:rsidR="00000000" w:rsidRPr="00000000">
        <w:rPr>
          <w:rtl w:val="0"/>
        </w:rPr>
        <w:t xml:space="preserve">Taraflar, Ek-1’de listelenmeyen ancak projenin çalışır, güvenli ve teslim edilebilir hale gelmesi için zorunlu olan teknik işlerin kapsam içinde sayılacağını kabul eder.</w:t>
      </w:r>
    </w:p>
    <w:p w:rsidR="00000000" w:rsidDel="00000000" w:rsidP="00000000" w:rsidRDefault="00000000" w:rsidRPr="00000000" w14:paraId="00000052">
      <w:pPr>
        <w:spacing w:after="60" w:before="0" w:line="264" w:lineRule="auto"/>
        <w:rPr/>
      </w:pPr>
      <w:r w:rsidDel="00000000" w:rsidR="00000000" w:rsidRPr="00000000">
        <w:rPr>
          <w:rtl w:val="0"/>
        </w:rPr>
        <w:t xml:space="preserve">Bu Sözleşme ve Ek-1 birlikte taraflarca imzalandığında yürürlüğe girer.</w:t>
      </w:r>
    </w:p>
    <w:p w:rsidR="00000000" w:rsidDel="00000000" w:rsidP="00000000" w:rsidRDefault="00000000" w:rsidRPr="00000000" w14:paraId="00000053">
      <w:pPr>
        <w:spacing w:after="60" w:before="0" w:line="264" w:lineRule="auto"/>
        <w:rPr/>
      </w:pPr>
      <w:r w:rsidDel="00000000" w:rsidR="00000000" w:rsidRPr="00000000">
        <w:rPr>
          <w:rtl w:val="0"/>
        </w:rPr>
        <w:t xml:space="preserve">Tarafların yazılı mutabakatı olmaksızın sözleşme tek taraflı değiştirilemez.</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spacing w:after="60" w:before="200" w:line="240" w:lineRule="auto"/>
        <w:jc w:val="center"/>
        <w:rPr>
          <w:sz w:val="22"/>
          <w:szCs w:val="22"/>
        </w:rPr>
      </w:pPr>
      <w:r w:rsidDel="00000000" w:rsidR="00000000" w:rsidRPr="00000000">
        <w:rPr>
          <w:b w:val="1"/>
          <w:bCs w:val="1"/>
          <w:color w:val="1f4e79"/>
          <w:sz w:val="48"/>
          <w:szCs w:val="48"/>
          <w:rtl w:val="0"/>
        </w:rPr>
        <w:t xml:space="preserve">EK-1</w:t>
      </w:r>
      <w:r w:rsidDel="00000000" w:rsidR="00000000" w:rsidRPr="00000000">
        <w:rPr>
          <w:rtl w:val="0"/>
        </w:rPr>
      </w:r>
    </w:p>
    <w:p w:rsidR="00000000" w:rsidDel="00000000" w:rsidP="00000000" w:rsidRDefault="00000000" w:rsidRPr="00000000" w14:paraId="0000007D">
      <w:pPr>
        <w:spacing w:after="60" w:line="240" w:lineRule="auto"/>
        <w:jc w:val="center"/>
        <w:rPr>
          <w:sz w:val="22"/>
          <w:szCs w:val="22"/>
        </w:rPr>
      </w:pPr>
      <w:r w:rsidDel="00000000" w:rsidR="00000000" w:rsidRPr="00000000">
        <w:rPr>
          <w:b w:val="1"/>
          <w:bCs w:val="1"/>
          <w:color w:val="1f4e79"/>
          <w:sz w:val="28"/>
          <w:szCs w:val="28"/>
          <w:rtl w:val="0"/>
        </w:rPr>
        <w:t xml:space="preserve">TEKNİK KAPSAM, İŞ AKIŞI VE TESLİM KRİTERLERİ</w:t>
      </w:r>
      <w:r w:rsidDel="00000000" w:rsidR="00000000" w:rsidRPr="00000000">
        <w:rPr>
          <w:rtl w:val="0"/>
        </w:rPr>
      </w:r>
    </w:p>
    <w:p w:rsidR="00000000" w:rsidDel="00000000" w:rsidP="00000000" w:rsidRDefault="00000000" w:rsidRPr="00000000" w14:paraId="0000007E">
      <w:pPr>
        <w:spacing w:after="60" w:line="240" w:lineRule="auto"/>
        <w:jc w:val="center"/>
        <w:rPr>
          <w:sz w:val="22"/>
          <w:szCs w:val="22"/>
        </w:rPr>
      </w:pPr>
      <w:r w:rsidDel="00000000" w:rsidR="00000000" w:rsidRPr="00000000">
        <w:rPr>
          <w:color w:val="555555"/>
          <w:sz w:val="22"/>
          <w:szCs w:val="22"/>
          <w:rtl w:val="0"/>
        </w:rPr>
        <w:t xml:space="preserve">Endemigo Teknoloji A.Ş. — Yazılım Geliştirme ve Teslim Sözleşmesi Eki</w:t>
      </w:r>
      <w:r w:rsidDel="00000000" w:rsidR="00000000" w:rsidRPr="00000000">
        <w:rPr>
          <w:rtl w:val="0"/>
        </w:rPr>
      </w:r>
    </w:p>
    <w:p w:rsidR="00000000" w:rsidDel="00000000" w:rsidP="00000000" w:rsidRDefault="00000000" w:rsidRPr="00000000" w14:paraId="0000007F">
      <w:pPr>
        <w:pBdr>
          <w:bottom w:color="1f4e79" w:space="1" w:sz="6" w:val="single"/>
        </w:pBdr>
        <w:spacing w:after="300" w:line="240" w:lineRule="auto"/>
        <w:jc w:val="center"/>
        <w:rPr>
          <w:sz w:val="22"/>
          <w:szCs w:val="22"/>
        </w:rPr>
      </w:pPr>
      <w:r w:rsidDel="00000000" w:rsidR="00000000" w:rsidRPr="00000000">
        <w:rPr>
          <w:i w:val="1"/>
          <w:iCs w:val="1"/>
          <w:color w:val="555555"/>
          <w:sz w:val="20"/>
          <w:szCs w:val="20"/>
          <w:rtl w:val="0"/>
        </w:rPr>
        <w:t xml:space="preserve">Ana sözleşmenin ayrılmaz ve bütünleyici ekidir.</w:t>
      </w:r>
      <w:r w:rsidDel="00000000" w:rsidR="00000000" w:rsidRPr="00000000">
        <w:rPr>
          <w:rtl w:val="0"/>
        </w:rPr>
      </w:r>
    </w:p>
    <w:p w:rsidR="00000000" w:rsidDel="00000000" w:rsidP="00000000" w:rsidRDefault="00000000" w:rsidRPr="00000000" w14:paraId="00000080">
      <w:pPr>
        <w:spacing w:after="60" w:before="60" w:lineRule="auto"/>
        <w:rPr>
          <w:sz w:val="22"/>
          <w:szCs w:val="22"/>
        </w:rPr>
      </w:pPr>
      <w:r w:rsidDel="00000000" w:rsidR="00000000" w:rsidRPr="00000000">
        <w:rPr>
          <w:sz w:val="22"/>
          <w:szCs w:val="22"/>
          <w:rtl w:val="0"/>
        </w:rPr>
        <w:t xml:space="preserve">İşbu Ek-1, taraflar arasında akdedilmiş ana sözleşmenin ayrılmaz parçası olup Geliştirici tarafından gerçekleştirilecek teknik işlerin kapsamını, iş akışını, teslim sırasını, kabul kriterlerini ve teknik sınırlamalarını düzenler. Ana sözleşmedeki genel hükümler ile bu Ek-1'deki teknik düzenlemeler birlikte yorumlanır; çelişki hâlinde taraflarca yazılı olarak aksi kararlaştırılmadıkça her iki belgenin amacı ve ruhuna uygun yorum esas alınır. Ek-1'de açıkça yer almayan, ancak teslim edilebilir, çalışır ve güvenli bir ürün için teknik olarak zorunlu olan işler kapsam dahilinde kabul edilir.</w:t>
      </w:r>
    </w:p>
    <w:p w:rsidR="00000000" w:rsidDel="00000000" w:rsidP="00000000" w:rsidRDefault="00000000" w:rsidRPr="00000000" w14:paraId="00000081">
      <w:pPr>
        <w:pStyle w:val="Heading1"/>
        <w:keepNext w:val="0"/>
        <w:keepLines w:val="0"/>
        <w:spacing w:after="120" w:before="300" w:line="240" w:lineRule="auto"/>
        <w:rPr>
          <w:color w:val="1f4e79"/>
          <w:sz w:val="28"/>
          <w:szCs w:val="28"/>
        </w:rPr>
      </w:pPr>
      <w:r w:rsidDel="00000000" w:rsidR="00000000" w:rsidRPr="00000000">
        <w:rPr>
          <w:color w:val="1f4e79"/>
          <w:sz w:val="28"/>
          <w:szCs w:val="28"/>
          <w:rtl w:val="0"/>
        </w:rPr>
        <w:t xml:space="preserve">1. GENEL İLKELER VE ÇALIŞMA USULÜ</w:t>
      </w:r>
    </w:p>
    <w:p w:rsidR="00000000" w:rsidDel="00000000" w:rsidP="00000000" w:rsidRDefault="00000000" w:rsidRPr="00000000" w14:paraId="00000082">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Ek-1 dosyasında belirtilen Endemigo uygulaması, </w:t>
      </w:r>
      <w:hyperlink r:id="rId6">
        <w:r w:rsidDel="00000000" w:rsidR="00000000" w:rsidRPr="00000000">
          <w:rPr>
            <w:color w:val="1155cc"/>
            <w:sz w:val="22"/>
            <w:szCs w:val="22"/>
            <w:u w:val="single"/>
            <w:rtl w:val="0"/>
          </w:rPr>
          <w:t xml:space="preserve">endemigo.com</w:t>
        </w:r>
      </w:hyperlink>
      <w:r w:rsidDel="00000000" w:rsidR="00000000" w:rsidRPr="00000000">
        <w:rPr>
          <w:sz w:val="22"/>
          <w:szCs w:val="22"/>
          <w:rtl w:val="0"/>
        </w:rPr>
        <w:t xml:space="preserve"> sitesi ve tedarikçi paneli referans alınarak bu teknik dosyada belirtilen eklemelerle birlikte süper app’in başlangıç yapısının geliştirme çerçevesini oluşturur.  </w:t>
      </w:r>
    </w:p>
    <w:p w:rsidR="00000000" w:rsidDel="00000000" w:rsidP="00000000" w:rsidRDefault="00000000" w:rsidRPr="00000000" w14:paraId="00000083">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Tüm geliştirme faaliyetleri, Müşteri adına açılmış ve Müşteri'nin münhasır kontrolündeki GitHub hesabı veya organizasyonu altında yürütülür. Repository oluşturma, branch yapısı, commit disiplini, issue takibi, pull request akışı ve dokümantasyon güncelliği Geliştirici'nin sorumluluğundadır.</w:t>
      </w:r>
    </w:p>
    <w:p w:rsidR="00000000" w:rsidDel="00000000" w:rsidP="00000000" w:rsidRDefault="00000000" w:rsidRPr="00000000" w14:paraId="00000084">
      <w:pPr>
        <w:numPr>
          <w:ilvl w:val="0"/>
          <w:numId w:val="1"/>
        </w:numPr>
        <w:spacing w:after="40" w:before="40" w:lineRule="auto"/>
        <w:ind w:left="720" w:hanging="360"/>
        <w:rPr>
          <w:rFonts w:ascii="Arial" w:cs="Arial" w:eastAsia="Arial" w:hAnsi="Arial"/>
          <w:strike w:val="1"/>
          <w:sz w:val="22"/>
          <w:szCs w:val="22"/>
        </w:rPr>
      </w:pPr>
      <w:r w:rsidDel="00000000" w:rsidR="00000000" w:rsidRPr="00000000">
        <w:rPr>
          <w:strike w:val="1"/>
          <w:sz w:val="22"/>
          <w:szCs w:val="22"/>
          <w:rtl w:val="0"/>
        </w:rPr>
        <w:t xml:space="preserve">Yapay zekâ destekli araç, ajan veya otomasyon kullanımı mümkündür; ancak bunlar yalnızca geliştirme hızını artıran yardımcı araçlardır. Nihai ürünün kodu, mimarisi, veri modeli, ekran akışları ve dokümantasyonu özgün olmak zorundadır.</w:t>
      </w:r>
    </w:p>
    <w:p w:rsidR="00000000" w:rsidDel="00000000" w:rsidP="00000000" w:rsidRDefault="00000000" w:rsidRPr="00000000" w14:paraId="00000085">
      <w:pPr>
        <w:numPr>
          <w:ilvl w:val="0"/>
          <w:numId w:val="1"/>
        </w:numPr>
        <w:spacing w:after="40" w:before="40" w:lineRule="auto"/>
        <w:ind w:left="720" w:hanging="360"/>
        <w:rPr>
          <w:rFonts w:ascii="Arial" w:cs="Arial" w:eastAsia="Arial" w:hAnsi="Arial"/>
          <w:strike w:val="1"/>
          <w:sz w:val="22"/>
          <w:szCs w:val="22"/>
        </w:rPr>
      </w:pPr>
      <w:r w:rsidDel="00000000" w:rsidR="00000000" w:rsidRPr="00000000">
        <w:rPr>
          <w:strike w:val="1"/>
          <w:sz w:val="22"/>
          <w:szCs w:val="22"/>
          <w:rtl w:val="0"/>
        </w:rPr>
        <w:t xml:space="preserve">Kopya, türetilmiş, lisans ihlali doğurabilecek veya başka bir ürünle özdeş nitelikte içerik kullanılamaz; bu nitelikteki içerik teslim edilmiş sayılmaz.</w:t>
      </w:r>
      <w:r w:rsidDel="00000000" w:rsidR="00000000" w:rsidRPr="00000000">
        <w:rPr>
          <w:rtl w:val="0"/>
        </w:rPr>
      </w:r>
    </w:p>
    <w:p w:rsidR="00000000" w:rsidDel="00000000" w:rsidP="00000000" w:rsidRDefault="00000000" w:rsidRPr="00000000" w14:paraId="00000086">
      <w:pPr>
        <w:numPr>
          <w:ilvl w:val="0"/>
          <w:numId w:val="1"/>
        </w:numPr>
        <w:spacing w:after="40" w:before="40" w:lineRule="auto"/>
        <w:ind w:left="720" w:hanging="360"/>
        <w:rPr>
          <w:color w:val="4a86e8"/>
          <w:sz w:val="22"/>
          <w:szCs w:val="22"/>
        </w:rPr>
      </w:pPr>
      <w:r w:rsidDel="00000000" w:rsidR="00000000" w:rsidRPr="00000000">
        <w:rPr>
          <w:color w:val="4a86e8"/>
          <w:sz w:val="22"/>
          <w:szCs w:val="22"/>
          <w:rtl w:val="0"/>
        </w:rPr>
        <w:t xml:space="preserve">Yapay zekâ destekli araçlar, ajanlar veya otomasyon çözümleri geliştirme sürecinde serbestçe kullanılabilir. Bu araçlar tarafından üretilen kod ve içerikler, nihai ürün kapsamında herhangi bir lisans ihlali doğurmayacak şekilde kullanılabilir.</w:t>
      </w:r>
    </w:p>
    <w:p w:rsidR="00000000" w:rsidDel="00000000" w:rsidP="00000000" w:rsidRDefault="00000000" w:rsidRPr="00000000" w14:paraId="00000087">
      <w:pPr>
        <w:numPr>
          <w:ilvl w:val="0"/>
          <w:numId w:val="1"/>
        </w:numPr>
        <w:spacing w:after="40" w:before="40" w:lineRule="auto"/>
        <w:ind w:left="720" w:hanging="360"/>
        <w:rPr>
          <w:color w:val="4a86e8"/>
          <w:sz w:val="22"/>
          <w:szCs w:val="22"/>
        </w:rPr>
      </w:pPr>
      <w:r w:rsidDel="00000000" w:rsidR="00000000" w:rsidRPr="00000000">
        <w:rPr>
          <w:color w:val="4a86e8"/>
          <w:sz w:val="22"/>
          <w:szCs w:val="22"/>
          <w:rtl w:val="0"/>
        </w:rPr>
        <w:t xml:space="preserve">Açık kaynak kodlar ve üçüncü parti bileşenler de lisans koşullarına uygun olmak kaydıyla projeye dahil edilebilir.</w:t>
      </w:r>
    </w:p>
    <w:p w:rsidR="00000000" w:rsidDel="00000000" w:rsidP="00000000" w:rsidRDefault="00000000" w:rsidRPr="00000000" w14:paraId="00000088">
      <w:pPr>
        <w:numPr>
          <w:ilvl w:val="0"/>
          <w:numId w:val="1"/>
        </w:numPr>
        <w:spacing w:after="40" w:before="40" w:lineRule="auto"/>
        <w:ind w:left="720" w:hanging="360"/>
        <w:rPr>
          <w:color w:val="4a86e8"/>
          <w:sz w:val="22"/>
          <w:szCs w:val="22"/>
        </w:rPr>
      </w:pPr>
      <w:r w:rsidDel="00000000" w:rsidR="00000000" w:rsidRPr="00000000">
        <w:rPr>
          <w:color w:val="4a86e8"/>
          <w:sz w:val="22"/>
          <w:szCs w:val="22"/>
          <w:rtl w:val="0"/>
        </w:rPr>
        <w:t xml:space="preserve">Ancak, kullanılan tüm içeriklerin (yapay zekâ çıktıları dahil) lisans ihlali doğurmaması ve başka bir ürünle birebir özdeş nitelikte olmaması esastır; bu nitelikteki içerikler teslim kapsamında değerlendirilmez.</w:t>
      </w:r>
    </w:p>
    <w:p w:rsidR="00000000" w:rsidDel="00000000" w:rsidP="00000000" w:rsidRDefault="00000000" w:rsidRPr="00000000" w14:paraId="00000089">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Proje; mimari kararlar, iş akışları, ekran akışları, API sözleşmeleri, entegrasyonlar ve kabul testleri bir bütün olarak ele alınarak geliştirilir.</w:t>
      </w:r>
    </w:p>
    <w:p w:rsidR="00000000" w:rsidDel="00000000" w:rsidP="00000000" w:rsidRDefault="00000000" w:rsidRPr="00000000" w14:paraId="0000008A">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Geliştirici, işlevselliği korumak kaydıyla teknik alternatifleri önerebilir; ancak işlev kaybı, güvenlik zafiyeti veya kapsam küçülmesi oluşturulamaz.</w:t>
      </w:r>
    </w:p>
    <w:p w:rsidR="00000000" w:rsidDel="00000000" w:rsidP="00000000" w:rsidRDefault="00000000" w:rsidRPr="00000000" w14:paraId="0000008B">
      <w:pPr>
        <w:pStyle w:val="Heading1"/>
        <w:keepNext w:val="0"/>
        <w:keepLines w:val="0"/>
        <w:spacing w:after="120" w:before="300" w:line="240" w:lineRule="auto"/>
        <w:rPr>
          <w:color w:val="1f4e79"/>
          <w:sz w:val="28"/>
          <w:szCs w:val="28"/>
        </w:rPr>
      </w:pPr>
      <w:r w:rsidDel="00000000" w:rsidR="00000000" w:rsidRPr="00000000">
        <w:rPr>
          <w:color w:val="1f4e79"/>
          <w:sz w:val="28"/>
          <w:szCs w:val="28"/>
          <w:rtl w:val="0"/>
        </w:rPr>
        <w:t xml:space="preserve">2. TEKNİK MİMARİ</w:t>
      </w:r>
    </w:p>
    <w:p w:rsidR="00000000" w:rsidDel="00000000" w:rsidP="00000000" w:rsidRDefault="00000000" w:rsidRPr="00000000" w14:paraId="0000008C">
      <w:pPr>
        <w:spacing w:after="60" w:before="60" w:lineRule="auto"/>
        <w:rPr>
          <w:sz w:val="22"/>
          <w:szCs w:val="22"/>
        </w:rPr>
      </w:pPr>
      <w:r w:rsidDel="00000000" w:rsidR="00000000" w:rsidRPr="00000000">
        <w:rPr>
          <w:sz w:val="22"/>
          <w:szCs w:val="22"/>
          <w:rtl w:val="0"/>
        </w:rPr>
        <w:t xml:space="preserve">Platform; mobil uygulama, backend servisleri ve web tabanlı yönetim panelinden oluşan çok katmanlı bir mimariye sahiptir:</w:t>
      </w:r>
    </w:p>
    <w:p w:rsidR="00000000" w:rsidDel="00000000" w:rsidP="00000000" w:rsidRDefault="00000000" w:rsidRPr="00000000" w14:paraId="0000008D">
      <w:pPr>
        <w:spacing w:after="0" w:line="240" w:lineRule="auto"/>
        <w:rPr>
          <w:sz w:val="22"/>
          <w:szCs w:val="22"/>
        </w:rPr>
      </w:pPr>
      <w:r w:rsidDel="00000000" w:rsidR="00000000" w:rsidRPr="00000000">
        <w:rPr>
          <w:rtl w:val="0"/>
        </w:rPr>
      </w:r>
    </w:p>
    <w:p w:rsidR="00000000" w:rsidDel="00000000" w:rsidP="00000000" w:rsidRDefault="00000000" w:rsidRPr="00000000" w14:paraId="0000008E">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Mobil Uygulama: React Native (Expo) ile iOS ve Android platformlarını hedefler.</w:t>
      </w:r>
    </w:p>
    <w:p w:rsidR="00000000" w:rsidDel="00000000" w:rsidP="00000000" w:rsidRDefault="00000000" w:rsidRPr="00000000" w14:paraId="0000008F">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Backend: NestJS modüler mimarisi ile geliştirilir; servisler ayrıştırılmış olacak ve Swagger/OpenAPI üzerinden dokümante edilecektir.</w:t>
      </w:r>
    </w:p>
    <w:p w:rsidR="00000000" w:rsidDel="00000000" w:rsidP="00000000" w:rsidRDefault="00000000" w:rsidRPr="00000000" w14:paraId="00000090">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Veritabanı: PostgreSQL kullanılır; ilişkisel model bütünlüğü, transaction yönetimi ve servis katmanı üzerinden kontrollü erişim sağlanır.</w:t>
      </w:r>
    </w:p>
    <w:p w:rsidR="00000000" w:rsidDel="00000000" w:rsidP="00000000" w:rsidRDefault="00000000" w:rsidRPr="00000000" w14:paraId="00000091">
      <w:pPr>
        <w:numPr>
          <w:ilvl w:val="0"/>
          <w:numId w:val="1"/>
        </w:numPr>
        <w:spacing w:after="40" w:before="40" w:lineRule="auto"/>
        <w:ind w:left="720" w:hanging="360"/>
        <w:rPr>
          <w:rFonts w:ascii="Arial" w:cs="Arial" w:eastAsia="Arial" w:hAnsi="Arial"/>
          <w:strike w:val="1"/>
          <w:sz w:val="22"/>
          <w:szCs w:val="22"/>
        </w:rPr>
      </w:pPr>
      <w:r w:rsidDel="00000000" w:rsidR="00000000" w:rsidRPr="00000000">
        <w:rPr>
          <w:strike w:val="1"/>
          <w:sz w:val="22"/>
          <w:szCs w:val="22"/>
          <w:rtl w:val="0"/>
        </w:rPr>
        <w:t xml:space="preserve">Gerçek Zamanlı Katman: Socket.IO ile WebSocket mimarisi kurulur; yatay ölçekleme için Redis Pub/Sub kullanılır.</w:t>
      </w:r>
      <w:ins w:author="Fatih KARTAL" w:id="0" w:date="2026-03-25T10:06:01Z">
        <w:r w:rsidDel="00000000" w:rsidR="00000000" w:rsidRPr="00000000">
          <w:rPr>
            <w:strike w:val="1"/>
            <w:sz w:val="22"/>
            <w:szCs w:val="22"/>
            <w:rtl w:val="0"/>
          </w:rPr>
          <w:t xml:space="preserve"> </w:t>
        </w:r>
      </w:ins>
      <w:r w:rsidDel="00000000" w:rsidR="00000000" w:rsidRPr="00000000">
        <w:rPr>
          <w:rtl w:val="0"/>
        </w:rPr>
      </w:r>
    </w:p>
    <w:p w:rsidR="00000000" w:rsidDel="00000000" w:rsidP="00000000" w:rsidRDefault="00000000" w:rsidRPr="00000000" w14:paraId="00000092">
      <w:pPr>
        <w:numPr>
          <w:ilvl w:val="0"/>
          <w:numId w:val="1"/>
        </w:numPr>
        <w:spacing w:after="40" w:before="40" w:lineRule="auto"/>
        <w:ind w:left="720" w:hanging="360"/>
        <w:rPr>
          <w:rFonts w:ascii="Arial" w:cs="Arial" w:eastAsia="Arial" w:hAnsi="Arial"/>
          <w:strike w:val="1"/>
          <w:sz w:val="22"/>
          <w:szCs w:val="22"/>
        </w:rPr>
      </w:pPr>
      <w:r w:rsidDel="00000000" w:rsidR="00000000" w:rsidRPr="00000000">
        <w:rPr>
          <w:strike w:val="1"/>
          <w:sz w:val="22"/>
          <w:szCs w:val="22"/>
          <w:rtl w:val="0"/>
        </w:rPr>
        <w:t xml:space="preserve">Mesaj Kuyruğu: Yüksek trafik ve sıra güvenliği gerektiren işlemler RabbitMQ ile yönetilir.</w:t>
      </w:r>
      <w:r w:rsidDel="00000000" w:rsidR="00000000" w:rsidRPr="00000000">
        <w:rPr>
          <w:rtl w:val="0"/>
        </w:rPr>
      </w:r>
    </w:p>
    <w:p w:rsidR="00000000" w:rsidDel="00000000" w:rsidP="00000000" w:rsidRDefault="00000000" w:rsidRPr="00000000" w14:paraId="00000093">
      <w:pPr>
        <w:numPr>
          <w:ilvl w:val="0"/>
          <w:numId w:val="1"/>
        </w:numPr>
        <w:spacing w:after="40" w:before="40" w:lineRule="auto"/>
        <w:ind w:left="720" w:hanging="360"/>
        <w:rPr>
          <w:color w:val="4a86e8"/>
          <w:sz w:val="22"/>
          <w:szCs w:val="22"/>
        </w:rPr>
      </w:pPr>
      <w:r w:rsidDel="00000000" w:rsidR="00000000" w:rsidRPr="00000000">
        <w:rPr>
          <w:color w:val="4a86e8"/>
          <w:sz w:val="22"/>
          <w:szCs w:val="22"/>
          <w:rtl w:val="0"/>
        </w:rPr>
        <w:t xml:space="preserve">Gerekli görülmesi halinde, sistem performansını artırmaya yönelik olarak gerçek zamanlı iletişim katmanında Socket.IO tabanlı WebSocket mimarisi Redis Pub/Sub ile ölçeklenebilir hale getirilebilir. Benzer şekilde, yüksek trafik ve işlem sırası güvenliği gerektiren durumlarda RabbitMQ tabanlı mesaj kuyruğu çözümlerinden faydalanılabilir.</w:t>
      </w:r>
    </w:p>
    <w:p w:rsidR="00000000" w:rsidDel="00000000" w:rsidP="00000000" w:rsidRDefault="00000000" w:rsidRPr="00000000" w14:paraId="00000094">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Yönetim Paneli: Web tabanlı, güvenli oturum açma ve rol bazlı erişim kontrolüne (RBAC) sahip bir panel olarak geliştirilir.</w:t>
      </w:r>
    </w:p>
    <w:p w:rsidR="00000000" w:rsidDel="00000000" w:rsidP="00000000" w:rsidRDefault="00000000" w:rsidRPr="00000000" w14:paraId="00000095">
      <w:pPr>
        <w:pStyle w:val="Heading1"/>
        <w:keepNext w:val="0"/>
        <w:keepLines w:val="0"/>
        <w:spacing w:after="120" w:before="300" w:line="240" w:lineRule="auto"/>
        <w:rPr>
          <w:color w:val="1f4e79"/>
          <w:sz w:val="28"/>
          <w:szCs w:val="28"/>
        </w:rPr>
      </w:pPr>
      <w:r w:rsidDel="00000000" w:rsidR="00000000" w:rsidRPr="00000000">
        <w:rPr>
          <w:color w:val="1f4e79"/>
          <w:sz w:val="28"/>
          <w:szCs w:val="28"/>
          <w:rtl w:val="0"/>
        </w:rPr>
        <w:t xml:space="preserve">3. PROJE KAPSAMI VE MODÜL TABLOSU</w:t>
      </w:r>
    </w:p>
    <w:p w:rsidR="00000000" w:rsidDel="00000000" w:rsidP="00000000" w:rsidRDefault="00000000" w:rsidRPr="00000000" w14:paraId="00000096">
      <w:pPr>
        <w:spacing w:after="60" w:before="60" w:lineRule="auto"/>
        <w:rPr>
          <w:sz w:val="22"/>
          <w:szCs w:val="22"/>
        </w:rPr>
      </w:pPr>
      <w:r w:rsidDel="00000000" w:rsidR="00000000" w:rsidRPr="00000000">
        <w:rPr>
          <w:sz w:val="22"/>
          <w:szCs w:val="22"/>
          <w:rtl w:val="0"/>
        </w:rPr>
        <w:t xml:space="preserve">Aşağıdaki modüllerin tamamı projenin zorunlu kapsamını oluşturur. Her modül için yeterli düzeyde test, hata giderimi, dokümantasyon ve entegrasyon tamamlanır.</w:t>
      </w:r>
    </w:p>
    <w:p w:rsidR="00000000" w:rsidDel="00000000" w:rsidP="00000000" w:rsidRDefault="00000000" w:rsidRPr="00000000" w14:paraId="00000097">
      <w:pPr>
        <w:spacing w:after="0" w:line="240" w:lineRule="auto"/>
        <w:rPr>
          <w:sz w:val="22"/>
          <w:szCs w:val="22"/>
        </w:rPr>
      </w:pP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800"/>
        <w:gridCol w:w="5200"/>
        <w:gridCol w:w="1400"/>
        <w:tblGridChange w:id="0">
          <w:tblGrid>
            <w:gridCol w:w="600"/>
            <w:gridCol w:w="1800"/>
            <w:gridCol w:w="5200"/>
            <w:gridCol w:w="140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98">
            <w:pPr>
              <w:spacing w:after="0" w:line="240" w:lineRule="auto"/>
              <w:jc w:val="center"/>
              <w:rPr>
                <w:sz w:val="22"/>
                <w:szCs w:val="22"/>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99">
            <w:pPr>
              <w:spacing w:after="0" w:line="240" w:lineRule="auto"/>
              <w:jc w:val="center"/>
              <w:rPr>
                <w:sz w:val="22"/>
                <w:szCs w:val="22"/>
              </w:rPr>
            </w:pPr>
            <w:r w:rsidDel="00000000" w:rsidR="00000000" w:rsidRPr="00000000">
              <w:rPr>
                <w:b w:val="1"/>
                <w:bCs w:val="1"/>
                <w:color w:val="ffffff"/>
                <w:sz w:val="20"/>
                <w:szCs w:val="20"/>
                <w:rtl w:val="0"/>
              </w:rPr>
              <w:t xml:space="preserve">Modül</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9A">
            <w:pPr>
              <w:spacing w:after="0" w:line="240" w:lineRule="auto"/>
              <w:jc w:val="center"/>
              <w:rPr>
                <w:sz w:val="22"/>
                <w:szCs w:val="22"/>
              </w:rPr>
            </w:pPr>
            <w:r w:rsidDel="00000000" w:rsidR="00000000" w:rsidRPr="00000000">
              <w:rPr>
                <w:b w:val="1"/>
                <w:bCs w:val="1"/>
                <w:color w:val="ffffff"/>
                <w:sz w:val="20"/>
                <w:szCs w:val="20"/>
                <w:rtl w:val="0"/>
              </w:rPr>
              <w:t xml:space="preserve">Kapsam</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9B">
            <w:pPr>
              <w:spacing w:after="0" w:line="240" w:lineRule="auto"/>
              <w:jc w:val="center"/>
              <w:rPr>
                <w:sz w:val="22"/>
                <w:szCs w:val="22"/>
              </w:rPr>
            </w:pPr>
            <w:r w:rsidDel="00000000" w:rsidR="00000000" w:rsidRPr="00000000">
              <w:rPr>
                <w:b w:val="1"/>
                <w:bCs w:val="1"/>
                <w:color w:val="ffffff"/>
                <w:sz w:val="20"/>
                <w:szCs w:val="20"/>
                <w:rtl w:val="0"/>
              </w:rPr>
              <w:t xml:space="preserve">Durum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9C">
            <w:pPr>
              <w:spacing w:after="20" w:before="20" w:line="240" w:lineRule="auto"/>
              <w:rPr>
                <w:sz w:val="22"/>
                <w:szCs w:val="22"/>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9D">
            <w:pPr>
              <w:spacing w:after="20" w:before="20" w:line="240" w:lineRule="auto"/>
              <w:rPr>
                <w:sz w:val="22"/>
                <w:szCs w:val="22"/>
              </w:rPr>
            </w:pPr>
            <w:r w:rsidDel="00000000" w:rsidR="00000000" w:rsidRPr="00000000">
              <w:rPr>
                <w:sz w:val="20"/>
                <w:szCs w:val="20"/>
                <w:rtl w:val="0"/>
              </w:rPr>
              <w:t xml:space="preserve">Mobil Uygulama — Temel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9E">
            <w:pPr>
              <w:spacing w:after="20" w:before="20" w:line="240" w:lineRule="auto"/>
              <w:rPr>
                <w:sz w:val="22"/>
                <w:szCs w:val="22"/>
              </w:rPr>
            </w:pPr>
            <w:r w:rsidDel="00000000" w:rsidR="00000000" w:rsidRPr="00000000">
              <w:rPr>
                <w:sz w:val="20"/>
                <w:szCs w:val="20"/>
                <w:rtl w:val="0"/>
              </w:rPr>
              <w:t xml:space="preserve">React Native (Expo) ile iOS ve Android. Kullanıcı kayıt/giriş, profil yönetimi, ürün listeleme, gelişmiş arama ve filtreleme, favoriler, sipariş geçmişi.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9F">
            <w:pPr>
              <w:spacing w:after="20" w:before="20" w:line="240" w:lineRule="auto"/>
              <w:rPr>
                <w:sz w:val="22"/>
                <w:szCs w:val="22"/>
              </w:rPr>
            </w:pPr>
            <w:r w:rsidDel="00000000" w:rsidR="00000000" w:rsidRPr="00000000">
              <w:rPr>
                <w:sz w:val="20"/>
                <w:szCs w:val="20"/>
                <w:rtl w:val="0"/>
              </w:rPr>
              <w:t xml:space="preserve">Var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0A0">
            <w:pPr>
              <w:spacing w:after="20" w:before="20" w:line="240" w:lineRule="auto"/>
              <w:rPr>
                <w:sz w:val="22"/>
                <w:szCs w:val="22"/>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0A1">
            <w:pPr>
              <w:spacing w:after="20" w:before="20" w:line="240" w:lineRule="auto"/>
              <w:rPr>
                <w:sz w:val="22"/>
                <w:szCs w:val="22"/>
              </w:rPr>
            </w:pPr>
            <w:r w:rsidDel="00000000" w:rsidR="00000000" w:rsidRPr="00000000">
              <w:rPr>
                <w:sz w:val="20"/>
                <w:szCs w:val="20"/>
                <w:rtl w:val="0"/>
              </w:rPr>
              <w:t xml:space="preserve">Mobil Uygulama — Müzayede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0A2">
            <w:pPr>
              <w:spacing w:after="20" w:before="20" w:line="240" w:lineRule="auto"/>
              <w:rPr>
                <w:sz w:val="22"/>
                <w:szCs w:val="22"/>
              </w:rPr>
            </w:pPr>
            <w:r w:rsidDel="00000000" w:rsidR="00000000" w:rsidRPr="00000000">
              <w:rPr>
                <w:sz w:val="20"/>
                <w:szCs w:val="20"/>
                <w:rtl w:val="0"/>
              </w:rPr>
              <w:t xml:space="preserve">Canlı müzayede ekranı, gerçek zamanlı teklif verme, geri sayım sayacı, teklif geçmişi, kazanan bildirimi.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0A3">
            <w:pPr>
              <w:spacing w:after="20" w:before="20" w:line="240" w:lineRule="auto"/>
              <w:rPr>
                <w:sz w:val="22"/>
                <w:szCs w:val="22"/>
              </w:rPr>
            </w:pPr>
            <w:r w:rsidDel="00000000" w:rsidR="00000000" w:rsidRPr="00000000">
              <w:rPr>
                <w:sz w:val="20"/>
                <w:szCs w:val="20"/>
                <w:rtl w:val="0"/>
              </w:rPr>
              <w:t xml:space="preserve">Var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A4">
            <w:pPr>
              <w:spacing w:after="20" w:before="20" w:line="240" w:lineRule="auto"/>
              <w:rPr>
                <w:sz w:val="22"/>
                <w:szCs w:val="22"/>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A5">
            <w:pPr>
              <w:spacing w:after="20" w:before="20" w:line="240" w:lineRule="auto"/>
              <w:rPr>
                <w:sz w:val="22"/>
                <w:szCs w:val="22"/>
              </w:rPr>
            </w:pPr>
            <w:r w:rsidDel="00000000" w:rsidR="00000000" w:rsidRPr="00000000">
              <w:rPr>
                <w:sz w:val="20"/>
                <w:szCs w:val="20"/>
                <w:rtl w:val="0"/>
              </w:rPr>
              <w:t xml:space="preserve">Satıcı Yönetimi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A6">
            <w:pPr>
              <w:spacing w:after="20" w:before="20" w:line="240" w:lineRule="auto"/>
              <w:rPr>
                <w:sz w:val="22"/>
                <w:szCs w:val="22"/>
              </w:rPr>
            </w:pPr>
            <w:r w:rsidDel="00000000" w:rsidR="00000000" w:rsidRPr="00000000">
              <w:rPr>
                <w:sz w:val="20"/>
                <w:szCs w:val="20"/>
                <w:rtl w:val="0"/>
              </w:rPr>
              <w:t xml:space="preserve">Satıcı kaydı ve profil yönetimi, ürün ekleme/düzenleme, müzayede oluşturma, sipariş ve stok takibi.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A7">
            <w:pPr>
              <w:spacing w:after="20" w:before="20" w:line="240" w:lineRule="auto"/>
              <w:rPr>
                <w:sz w:val="22"/>
                <w:szCs w:val="22"/>
              </w:rPr>
            </w:pPr>
            <w:r w:rsidDel="00000000" w:rsidR="00000000" w:rsidRPr="00000000">
              <w:rPr>
                <w:sz w:val="20"/>
                <w:szCs w:val="20"/>
                <w:rtl w:val="0"/>
              </w:rPr>
              <w:t xml:space="preserve">Var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0A8">
            <w:pPr>
              <w:spacing w:after="20" w:before="20" w:line="240" w:lineRule="auto"/>
              <w:rPr>
                <w:sz w:val="22"/>
                <w:szCs w:val="22"/>
              </w:rPr>
            </w:pPr>
            <w:r w:rsidDel="00000000" w:rsidR="00000000" w:rsidRPr="00000000">
              <w:rPr>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0A9">
            <w:pPr>
              <w:spacing w:after="20" w:before="20" w:line="240" w:lineRule="auto"/>
              <w:rPr>
                <w:sz w:val="22"/>
                <w:szCs w:val="22"/>
              </w:rPr>
            </w:pPr>
            <w:r w:rsidDel="00000000" w:rsidR="00000000" w:rsidRPr="00000000">
              <w:rPr>
                <w:sz w:val="20"/>
                <w:szCs w:val="20"/>
                <w:rtl w:val="0"/>
              </w:rPr>
              <w:t xml:space="preserve">Web Yönetim Paneli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0AA">
            <w:pPr>
              <w:spacing w:after="20" w:before="20" w:line="240" w:lineRule="auto"/>
              <w:rPr>
                <w:sz w:val="22"/>
                <w:szCs w:val="22"/>
              </w:rPr>
            </w:pPr>
            <w:r w:rsidDel="00000000" w:rsidR="00000000" w:rsidRPr="00000000">
              <w:rPr>
                <w:sz w:val="20"/>
                <w:szCs w:val="20"/>
                <w:rtl w:val="0"/>
              </w:rPr>
              <w:t xml:space="preserve">Kullanıcı, satıcı, ürün, müzayede, sipariş, ödeme ve teklif geçmişi yönetimi; platform geneli operasyonel ayarlar ve izleme ekranları.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0AB">
            <w:pPr>
              <w:spacing w:after="20" w:before="20" w:line="240" w:lineRule="auto"/>
              <w:rPr>
                <w:sz w:val="22"/>
                <w:szCs w:val="22"/>
              </w:rPr>
            </w:pPr>
            <w:r w:rsidDel="00000000" w:rsidR="00000000" w:rsidRPr="00000000">
              <w:rPr>
                <w:sz w:val="20"/>
                <w:szCs w:val="20"/>
                <w:rtl w:val="0"/>
              </w:rPr>
              <w:t xml:space="preserve">Var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AC">
            <w:pPr>
              <w:spacing w:after="20" w:before="20" w:line="240" w:lineRule="auto"/>
              <w:rPr>
                <w:sz w:val="22"/>
                <w:szCs w:val="22"/>
              </w:rPr>
            </w:pPr>
            <w:r w:rsidDel="00000000" w:rsidR="00000000" w:rsidRPr="00000000">
              <w:rPr>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AD">
            <w:pPr>
              <w:spacing w:after="20" w:before="20" w:line="240" w:lineRule="auto"/>
              <w:rPr>
                <w:sz w:val="22"/>
                <w:szCs w:val="22"/>
              </w:rPr>
            </w:pPr>
            <w:r w:rsidDel="00000000" w:rsidR="00000000" w:rsidRPr="00000000">
              <w:rPr>
                <w:sz w:val="20"/>
                <w:szCs w:val="20"/>
                <w:rtl w:val="0"/>
              </w:rPr>
              <w:t xml:space="preserve">Kimlik Doğrulama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AE">
            <w:pPr>
              <w:spacing w:after="20" w:before="20" w:line="240" w:lineRule="auto"/>
              <w:rPr>
                <w:sz w:val="22"/>
                <w:szCs w:val="22"/>
              </w:rPr>
            </w:pPr>
            <w:r w:rsidDel="00000000" w:rsidR="00000000" w:rsidRPr="00000000">
              <w:rPr>
                <w:sz w:val="20"/>
                <w:szCs w:val="20"/>
                <w:rtl w:val="0"/>
              </w:rPr>
              <w:t xml:space="preserve">JWT tabanlı kimlik doğrulama, refresh token mekanizması, rol bazlı yetkilendirme (RBAC): kullanıcı, satıcı,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AF">
            <w:pPr>
              <w:spacing w:after="20" w:before="20" w:line="240" w:lineRule="auto"/>
              <w:rPr>
                <w:sz w:val="22"/>
                <w:szCs w:val="22"/>
              </w:rPr>
            </w:pPr>
            <w:r w:rsidDel="00000000" w:rsidR="00000000" w:rsidRPr="00000000">
              <w:rPr>
                <w:sz w:val="20"/>
                <w:szCs w:val="20"/>
                <w:rtl w:val="0"/>
              </w:rPr>
              <w:t xml:space="preserve">Var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0B0">
            <w:pPr>
              <w:spacing w:after="20" w:before="20" w:line="240" w:lineRule="auto"/>
              <w:rPr>
                <w:sz w:val="22"/>
                <w:szCs w:val="22"/>
              </w:rPr>
            </w:pPr>
            <w:r w:rsidDel="00000000" w:rsidR="00000000" w:rsidRPr="00000000">
              <w:rPr>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0B1">
            <w:pPr>
              <w:spacing w:after="20" w:before="20" w:line="240" w:lineRule="auto"/>
              <w:rPr>
                <w:sz w:val="22"/>
                <w:szCs w:val="22"/>
              </w:rPr>
            </w:pPr>
            <w:r w:rsidDel="00000000" w:rsidR="00000000" w:rsidRPr="00000000">
              <w:rPr>
                <w:sz w:val="20"/>
                <w:szCs w:val="20"/>
                <w:rtl w:val="0"/>
              </w:rPr>
              <w:t xml:space="preserve">Backend — API Katmanı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0B2">
            <w:pPr>
              <w:spacing w:after="20" w:before="20" w:line="240" w:lineRule="auto"/>
              <w:rPr>
                <w:sz w:val="22"/>
                <w:szCs w:val="22"/>
              </w:rPr>
            </w:pPr>
            <w:r w:rsidDel="00000000" w:rsidR="00000000" w:rsidRPr="00000000">
              <w:rPr>
                <w:sz w:val="20"/>
                <w:szCs w:val="20"/>
                <w:rtl w:val="0"/>
              </w:rPr>
              <w:t xml:space="preserve">NestJS modüler mimari. Auth, user, product, auction, order, payment, notification modülleri. Swagger/OpenAPI dokümantasyonu.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0B3">
            <w:pPr>
              <w:spacing w:after="20" w:before="20" w:line="240" w:lineRule="auto"/>
              <w:rPr>
                <w:sz w:val="22"/>
                <w:szCs w:val="22"/>
              </w:rPr>
            </w:pPr>
            <w:r w:rsidDel="00000000" w:rsidR="00000000" w:rsidRPr="00000000">
              <w:rPr>
                <w:sz w:val="20"/>
                <w:szCs w:val="20"/>
                <w:rtl w:val="0"/>
              </w:rPr>
              <w:t xml:space="preserve">Var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B4">
            <w:pPr>
              <w:spacing w:after="20" w:before="20" w:line="240" w:lineRule="auto"/>
              <w:rPr>
                <w:sz w:val="22"/>
                <w:szCs w:val="22"/>
              </w:rPr>
            </w:pPr>
            <w:r w:rsidDel="00000000" w:rsidR="00000000" w:rsidRPr="00000000">
              <w:rPr>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B5">
            <w:pPr>
              <w:spacing w:after="20" w:before="20" w:line="240" w:lineRule="auto"/>
              <w:rPr>
                <w:sz w:val="22"/>
                <w:szCs w:val="22"/>
              </w:rPr>
            </w:pPr>
            <w:r w:rsidDel="00000000" w:rsidR="00000000" w:rsidRPr="00000000">
              <w:rPr>
                <w:sz w:val="20"/>
                <w:szCs w:val="20"/>
                <w:rtl w:val="0"/>
              </w:rPr>
              <w:t xml:space="preserve">Gerçek Zamanlı Müzayede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B6">
            <w:pPr>
              <w:spacing w:after="20" w:before="20" w:line="240" w:lineRule="auto"/>
              <w:rPr>
                <w:sz w:val="22"/>
                <w:szCs w:val="22"/>
              </w:rPr>
            </w:pPr>
            <w:r w:rsidDel="00000000" w:rsidR="00000000" w:rsidRPr="00000000">
              <w:rPr>
                <w:sz w:val="20"/>
                <w:szCs w:val="20"/>
                <w:rtl w:val="0"/>
              </w:rPr>
              <w:t xml:space="preserve">Socket.IO WebSocket altyapısı. Müzayede room mimarisi. Teklif broadcast, anlık fiyat güncelleme.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B7">
            <w:pPr>
              <w:spacing w:after="20" w:before="20" w:line="240" w:lineRule="auto"/>
              <w:rPr>
                <w:sz w:val="22"/>
                <w:szCs w:val="22"/>
              </w:rPr>
            </w:pPr>
            <w:r w:rsidDel="00000000" w:rsidR="00000000" w:rsidRPr="00000000">
              <w:rPr>
                <w:sz w:val="20"/>
                <w:szCs w:val="20"/>
                <w:rtl w:val="0"/>
              </w:rPr>
              <w:t xml:space="preserve">Var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0B8">
            <w:pPr>
              <w:spacing w:after="20" w:before="20" w:line="240" w:lineRule="auto"/>
              <w:rPr>
                <w:sz w:val="22"/>
                <w:szCs w:val="22"/>
              </w:rPr>
            </w:pPr>
            <w:r w:rsidDel="00000000" w:rsidR="00000000" w:rsidRPr="00000000">
              <w:rPr>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0B9">
            <w:pPr>
              <w:spacing w:after="20" w:before="20" w:line="240" w:lineRule="auto"/>
              <w:rPr>
                <w:sz w:val="22"/>
                <w:szCs w:val="22"/>
              </w:rPr>
            </w:pPr>
            <w:r w:rsidDel="00000000" w:rsidR="00000000" w:rsidRPr="00000000">
              <w:rPr>
                <w:sz w:val="20"/>
                <w:szCs w:val="20"/>
                <w:rtl w:val="0"/>
              </w:rPr>
              <w:t xml:space="preserve">Redis Pub/Sub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0BA">
            <w:pPr>
              <w:spacing w:after="20" w:before="20" w:line="240" w:lineRule="auto"/>
              <w:rPr>
                <w:sz w:val="22"/>
                <w:szCs w:val="22"/>
              </w:rPr>
            </w:pPr>
            <w:r w:rsidDel="00000000" w:rsidR="00000000" w:rsidRPr="00000000">
              <w:rPr>
                <w:sz w:val="20"/>
                <w:szCs w:val="20"/>
                <w:rtl w:val="0"/>
              </w:rPr>
              <w:t xml:space="preserve">Yatay ölçeklenebilirlik için Redis Pub/Sub. Birden fazla sunucu instance'ında senkronize WebSocket yönetimi.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0BB">
            <w:pPr>
              <w:spacing w:after="20" w:before="20" w:line="240" w:lineRule="auto"/>
              <w:rPr>
                <w:color w:val="4a86e8"/>
                <w:sz w:val="22"/>
                <w:szCs w:val="22"/>
              </w:rPr>
            </w:pPr>
            <w:r w:rsidDel="00000000" w:rsidR="00000000" w:rsidRPr="00000000">
              <w:rPr>
                <w:color w:val="4a86e8"/>
                <w:sz w:val="20"/>
                <w:szCs w:val="20"/>
                <w:rtl w:val="0"/>
              </w:rPr>
              <w:t xml:space="preserve">Gerekli Görülürse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BC">
            <w:pPr>
              <w:spacing w:after="20" w:before="20" w:line="240" w:lineRule="auto"/>
              <w:rPr>
                <w:sz w:val="22"/>
                <w:szCs w:val="22"/>
              </w:rPr>
            </w:pPr>
            <w:r w:rsidDel="00000000" w:rsidR="00000000" w:rsidRPr="00000000">
              <w:rPr>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BD">
            <w:pPr>
              <w:spacing w:after="20" w:before="20" w:line="240" w:lineRule="auto"/>
              <w:rPr>
                <w:sz w:val="22"/>
                <w:szCs w:val="22"/>
              </w:rPr>
            </w:pPr>
            <w:r w:rsidDel="00000000" w:rsidR="00000000" w:rsidRPr="00000000">
              <w:rPr>
                <w:sz w:val="20"/>
                <w:szCs w:val="20"/>
                <w:rtl w:val="0"/>
              </w:rPr>
              <w:t xml:space="preserve">Anti-Sniping Mekanizması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BE">
            <w:pPr>
              <w:spacing w:after="20" w:before="20" w:line="240" w:lineRule="auto"/>
              <w:rPr>
                <w:sz w:val="22"/>
                <w:szCs w:val="22"/>
              </w:rPr>
            </w:pPr>
            <w:r w:rsidDel="00000000" w:rsidR="00000000" w:rsidRPr="00000000">
              <w:rPr>
                <w:sz w:val="20"/>
                <w:szCs w:val="20"/>
                <w:rtl w:val="0"/>
              </w:rPr>
              <w:t xml:space="preserve">Müzayede bitimine 60 saniye veya daha az kala gelen tekliflerde süre otomatik uzatılır; adil teklif ortamı güvence altına alınır.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BF">
            <w:pPr>
              <w:spacing w:after="20" w:before="20" w:line="240" w:lineRule="auto"/>
              <w:rPr>
                <w:sz w:val="22"/>
                <w:szCs w:val="22"/>
              </w:rPr>
            </w:pPr>
            <w:r w:rsidDel="00000000" w:rsidR="00000000" w:rsidRPr="00000000">
              <w:rPr>
                <w:sz w:val="20"/>
                <w:szCs w:val="20"/>
                <w:rtl w:val="0"/>
              </w:rPr>
              <w:t xml:space="preserve">Var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0C0">
            <w:pPr>
              <w:spacing w:after="20" w:before="20" w:line="240" w:lineRule="auto"/>
              <w:rPr>
                <w:sz w:val="22"/>
                <w:szCs w:val="22"/>
              </w:rPr>
            </w:pPr>
            <w:r w:rsidDel="00000000" w:rsidR="00000000" w:rsidRPr="00000000">
              <w:rPr>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0C1">
            <w:pPr>
              <w:spacing w:after="20" w:before="20" w:line="240" w:lineRule="auto"/>
              <w:rPr>
                <w:sz w:val="22"/>
                <w:szCs w:val="22"/>
              </w:rPr>
            </w:pPr>
            <w:r w:rsidDel="00000000" w:rsidR="00000000" w:rsidRPr="00000000">
              <w:rPr>
                <w:sz w:val="20"/>
                <w:szCs w:val="20"/>
                <w:rtl w:val="0"/>
              </w:rPr>
              <w:t xml:space="preserve">Mesaj Kuyruğu (RabbitMQ)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0C2">
            <w:pPr>
              <w:spacing w:after="20" w:before="20" w:line="240" w:lineRule="auto"/>
              <w:rPr>
                <w:sz w:val="22"/>
                <w:szCs w:val="22"/>
              </w:rPr>
            </w:pPr>
            <w:r w:rsidDel="00000000" w:rsidR="00000000" w:rsidRPr="00000000">
              <w:rPr>
                <w:sz w:val="20"/>
                <w:szCs w:val="20"/>
                <w:rtl w:val="0"/>
              </w:rPr>
              <w:t xml:space="preserve">Yüksek teklif trafiğinde veri kaybını önlemek için RabbitMQ entegrasyonu. FIFO teklif işleme, e-posta ve bildirim kuyruğu.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0C3">
            <w:pPr>
              <w:spacing w:after="20" w:before="20" w:line="240" w:lineRule="auto"/>
              <w:rPr>
                <w:color w:val="4a86e8"/>
                <w:sz w:val="22"/>
                <w:szCs w:val="22"/>
              </w:rPr>
            </w:pPr>
            <w:r w:rsidDel="00000000" w:rsidR="00000000" w:rsidRPr="00000000">
              <w:rPr>
                <w:color w:val="4a86e8"/>
                <w:sz w:val="20"/>
                <w:szCs w:val="20"/>
                <w:rtl w:val="0"/>
              </w:rPr>
              <w:t xml:space="preserve">Gerekli Görülürse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C4">
            <w:pPr>
              <w:spacing w:after="20" w:before="20" w:line="240" w:lineRule="auto"/>
              <w:rPr>
                <w:sz w:val="22"/>
                <w:szCs w:val="22"/>
              </w:rPr>
            </w:pPr>
            <w:r w:rsidDel="00000000" w:rsidR="00000000" w:rsidRPr="00000000">
              <w:rPr>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C5">
            <w:pPr>
              <w:spacing w:after="20" w:before="20" w:line="240" w:lineRule="auto"/>
              <w:rPr>
                <w:sz w:val="22"/>
                <w:szCs w:val="22"/>
              </w:rPr>
            </w:pPr>
            <w:r w:rsidDel="00000000" w:rsidR="00000000" w:rsidRPr="00000000">
              <w:rPr>
                <w:sz w:val="20"/>
                <w:szCs w:val="20"/>
                <w:rtl w:val="0"/>
              </w:rPr>
              <w:t xml:space="preserve">Teklif Rekabet Koruması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C6">
            <w:pPr>
              <w:spacing w:after="20" w:before="20" w:line="240" w:lineRule="auto"/>
              <w:rPr>
                <w:sz w:val="22"/>
                <w:szCs w:val="22"/>
              </w:rPr>
            </w:pPr>
            <w:r w:rsidDel="00000000" w:rsidR="00000000" w:rsidRPr="00000000">
              <w:rPr>
                <w:sz w:val="20"/>
                <w:szCs w:val="20"/>
                <w:rtl w:val="0"/>
              </w:rPr>
              <w:t xml:space="preserve">Aynı anda aynı fiyata birden fazla teklif geldiğinde ilk gelen kazanır (timestamp + kuyruk sırası). Veritabanı transaction kilidi.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C7">
            <w:pPr>
              <w:spacing w:after="20" w:before="20" w:line="240" w:lineRule="auto"/>
              <w:rPr>
                <w:sz w:val="22"/>
                <w:szCs w:val="22"/>
              </w:rPr>
            </w:pPr>
            <w:r w:rsidDel="00000000" w:rsidR="00000000" w:rsidRPr="00000000">
              <w:rPr>
                <w:sz w:val="20"/>
                <w:szCs w:val="20"/>
                <w:rtl w:val="0"/>
              </w:rPr>
              <w:t xml:space="preserve">Eklendi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0C8">
            <w:pPr>
              <w:spacing w:after="20" w:before="20" w:line="240" w:lineRule="auto"/>
              <w:rPr>
                <w:sz w:val="22"/>
                <w:szCs w:val="22"/>
              </w:rPr>
            </w:pPr>
            <w:r w:rsidDel="00000000" w:rsidR="00000000" w:rsidRPr="00000000">
              <w:rPr>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0C9">
            <w:pPr>
              <w:spacing w:after="20" w:before="20" w:line="240" w:lineRule="auto"/>
              <w:rPr>
                <w:sz w:val="22"/>
                <w:szCs w:val="22"/>
              </w:rPr>
            </w:pPr>
            <w:r w:rsidDel="00000000" w:rsidR="00000000" w:rsidRPr="00000000">
              <w:rPr>
                <w:sz w:val="20"/>
                <w:szCs w:val="20"/>
                <w:rtl w:val="0"/>
              </w:rPr>
              <w:t xml:space="preserve">Müzayede Durum Makinesi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0CA">
            <w:pPr>
              <w:spacing w:after="20" w:before="20" w:line="240" w:lineRule="auto"/>
              <w:rPr>
                <w:sz w:val="22"/>
                <w:szCs w:val="22"/>
              </w:rPr>
            </w:pPr>
            <w:r w:rsidDel="00000000" w:rsidR="00000000" w:rsidRPr="00000000">
              <w:rPr>
                <w:sz w:val="20"/>
                <w:szCs w:val="20"/>
                <w:rtl w:val="0"/>
              </w:rPr>
              <w:t xml:space="preserve">Durum geçişleri: taslak → yayında → aktif → bitti → tamamlandı → iptal. Her geçiş kayıt altına alınır ve geri alınamaz.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0CB">
            <w:pPr>
              <w:spacing w:after="20" w:before="20" w:line="240" w:lineRule="auto"/>
              <w:rPr>
                <w:sz w:val="22"/>
                <w:szCs w:val="22"/>
              </w:rPr>
            </w:pPr>
            <w:r w:rsidDel="00000000" w:rsidR="00000000" w:rsidRPr="00000000">
              <w:rPr>
                <w:sz w:val="20"/>
                <w:szCs w:val="20"/>
                <w:rtl w:val="0"/>
              </w:rPr>
              <w:t xml:space="preserve">Eklendi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CC">
            <w:pPr>
              <w:spacing w:after="20" w:before="20" w:line="240" w:lineRule="auto"/>
              <w:rPr>
                <w:sz w:val="22"/>
                <w:szCs w:val="22"/>
              </w:rPr>
            </w:pPr>
            <w:r w:rsidDel="00000000" w:rsidR="00000000" w:rsidRPr="00000000">
              <w:rPr>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CD">
            <w:pPr>
              <w:spacing w:after="20" w:before="20" w:line="240" w:lineRule="auto"/>
              <w:rPr>
                <w:sz w:val="22"/>
                <w:szCs w:val="22"/>
              </w:rPr>
            </w:pPr>
            <w:r w:rsidDel="00000000" w:rsidR="00000000" w:rsidRPr="00000000">
              <w:rPr>
                <w:sz w:val="20"/>
                <w:szCs w:val="20"/>
                <w:rtl w:val="0"/>
              </w:rPr>
              <w:t xml:space="preserve">Veritabanı Mimarisi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CE">
            <w:pPr>
              <w:spacing w:after="20" w:before="20" w:line="240" w:lineRule="auto"/>
              <w:rPr>
                <w:sz w:val="22"/>
                <w:szCs w:val="22"/>
              </w:rPr>
            </w:pPr>
            <w:r w:rsidDel="00000000" w:rsidR="00000000" w:rsidRPr="00000000">
              <w:rPr>
                <w:sz w:val="20"/>
                <w:szCs w:val="20"/>
                <w:rtl w:val="0"/>
              </w:rPr>
              <w:t xml:space="preserve">PostgreSQL ilişkisel model. Foreign key, transaction yönetimi, referential integrity. Servis katmanı üzerinden kontrollü erişim.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CF">
            <w:pPr>
              <w:spacing w:after="20" w:before="20" w:line="240" w:lineRule="auto"/>
              <w:rPr>
                <w:sz w:val="22"/>
                <w:szCs w:val="22"/>
              </w:rPr>
            </w:pPr>
            <w:r w:rsidDel="00000000" w:rsidR="00000000" w:rsidRPr="00000000">
              <w:rPr>
                <w:sz w:val="20"/>
                <w:szCs w:val="20"/>
                <w:rtl w:val="0"/>
              </w:rPr>
              <w:t xml:space="preserve">Var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0D0">
            <w:pPr>
              <w:spacing w:after="20" w:before="20" w:line="240" w:lineRule="auto"/>
              <w:rPr>
                <w:sz w:val="22"/>
                <w:szCs w:val="22"/>
              </w:rPr>
            </w:pPr>
            <w:r w:rsidDel="00000000" w:rsidR="00000000" w:rsidRPr="00000000">
              <w:rPr>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0D1">
            <w:pPr>
              <w:spacing w:after="20" w:before="20" w:line="240" w:lineRule="auto"/>
              <w:rPr>
                <w:sz w:val="22"/>
                <w:szCs w:val="22"/>
              </w:rPr>
            </w:pPr>
            <w:r w:rsidDel="00000000" w:rsidR="00000000" w:rsidRPr="00000000">
              <w:rPr>
                <w:sz w:val="20"/>
                <w:szCs w:val="20"/>
                <w:rtl w:val="0"/>
              </w:rPr>
              <w:t xml:space="preserve">Dijital Cüzdan ve Finansal Sistem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0D2">
            <w:pPr>
              <w:spacing w:after="20" w:before="20" w:line="240" w:lineRule="auto"/>
              <w:rPr>
                <w:sz w:val="22"/>
                <w:szCs w:val="22"/>
              </w:rPr>
            </w:pPr>
            <w:r w:rsidDel="00000000" w:rsidR="00000000" w:rsidRPr="00000000">
              <w:rPr>
                <w:sz w:val="20"/>
                <w:szCs w:val="20"/>
                <w:rtl w:val="0"/>
              </w:rPr>
              <w:t xml:space="preserve">Kullanıcı bakiyesi, bloke bakiye, kullanılabilir bakiye ve detaylı işlem geçmişi. Teklif sırasında bakiye blokesi, işlem sonunda otomatik çözüm.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0D3">
            <w:pPr>
              <w:spacing w:after="20" w:before="20" w:line="240" w:lineRule="auto"/>
              <w:rPr>
                <w:sz w:val="22"/>
                <w:szCs w:val="22"/>
              </w:rPr>
            </w:pPr>
            <w:r w:rsidDel="00000000" w:rsidR="00000000" w:rsidRPr="00000000">
              <w:rPr>
                <w:sz w:val="20"/>
                <w:szCs w:val="20"/>
                <w:rtl w:val="0"/>
              </w:rPr>
              <w:t xml:space="preserve">Eklendi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D4">
            <w:pPr>
              <w:spacing w:after="20" w:before="20" w:line="240" w:lineRule="auto"/>
              <w:rPr>
                <w:sz w:val="22"/>
                <w:szCs w:val="22"/>
              </w:rPr>
            </w:pPr>
            <w:r w:rsidDel="00000000" w:rsidR="00000000" w:rsidRPr="00000000">
              <w:rPr>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D5">
            <w:pPr>
              <w:spacing w:after="20" w:before="20" w:line="240" w:lineRule="auto"/>
              <w:rPr>
                <w:sz w:val="22"/>
                <w:szCs w:val="22"/>
              </w:rPr>
            </w:pPr>
            <w:r w:rsidDel="00000000" w:rsidR="00000000" w:rsidRPr="00000000">
              <w:rPr>
                <w:sz w:val="20"/>
                <w:szCs w:val="20"/>
                <w:rtl w:val="0"/>
              </w:rPr>
              <w:t xml:space="preserve">Ödeme Sistemi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D6">
            <w:pPr>
              <w:spacing w:after="20" w:before="20" w:line="240" w:lineRule="auto"/>
              <w:rPr>
                <w:sz w:val="22"/>
                <w:szCs w:val="22"/>
              </w:rPr>
            </w:pPr>
            <w:r w:rsidDel="00000000" w:rsidR="00000000" w:rsidRPr="00000000">
              <w:rPr>
                <w:sz w:val="20"/>
                <w:szCs w:val="20"/>
                <w:rtl w:val="0"/>
              </w:rPr>
              <w:t xml:space="preserve">PayTR veya İyzico entegrasyonu. Güvenli ödeme (escrow) akışı, webhook callback, ödeme durum takibi, iade mekanizması. Satıcı para çekme talebi yönetimi.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D7">
            <w:pPr>
              <w:spacing w:after="20" w:before="20" w:line="240" w:lineRule="auto"/>
              <w:rPr>
                <w:sz w:val="22"/>
                <w:szCs w:val="22"/>
              </w:rPr>
            </w:pPr>
            <w:r w:rsidDel="00000000" w:rsidR="00000000" w:rsidRPr="00000000">
              <w:rPr>
                <w:sz w:val="20"/>
                <w:szCs w:val="20"/>
                <w:rtl w:val="0"/>
              </w:rPr>
              <w:t xml:space="preserve">Güncellendi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0D8">
            <w:pPr>
              <w:spacing w:after="20" w:before="20" w:line="240" w:lineRule="auto"/>
              <w:rPr>
                <w:sz w:val="22"/>
                <w:szCs w:val="22"/>
              </w:rPr>
            </w:pPr>
            <w:r w:rsidDel="00000000" w:rsidR="00000000" w:rsidRPr="00000000">
              <w:rPr>
                <w:sz w:val="20"/>
                <w:szCs w:val="20"/>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0D9">
            <w:pPr>
              <w:spacing w:after="20" w:before="20" w:line="240" w:lineRule="auto"/>
              <w:rPr>
                <w:sz w:val="22"/>
                <w:szCs w:val="22"/>
              </w:rPr>
            </w:pPr>
            <w:r w:rsidDel="00000000" w:rsidR="00000000" w:rsidRPr="00000000">
              <w:rPr>
                <w:sz w:val="20"/>
                <w:szCs w:val="20"/>
                <w:rtl w:val="0"/>
              </w:rPr>
              <w:t xml:space="preserve">Sipariş ve Akış Yönetimi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0DA">
            <w:pPr>
              <w:spacing w:after="20" w:before="20" w:line="240" w:lineRule="auto"/>
              <w:rPr>
                <w:sz w:val="22"/>
                <w:szCs w:val="22"/>
              </w:rPr>
            </w:pPr>
            <w:r w:rsidDel="00000000" w:rsidR="00000000" w:rsidRPr="00000000">
              <w:rPr>
                <w:sz w:val="20"/>
                <w:szCs w:val="20"/>
                <w:rtl w:val="0"/>
              </w:rPr>
              <w:t xml:space="preserve">Ödeme, hazırlık, gönderim, teslim ve tamamlanma aşamalarını içeren uçtan uca sipariş yönetimi. Kullanıcı onayı ve süre bazlı otomatik onay mekanizması.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0DB">
            <w:pPr>
              <w:spacing w:after="20" w:before="20" w:line="240" w:lineRule="auto"/>
              <w:rPr>
                <w:sz w:val="22"/>
                <w:szCs w:val="22"/>
              </w:rPr>
            </w:pPr>
            <w:r w:rsidDel="00000000" w:rsidR="00000000" w:rsidRPr="00000000">
              <w:rPr>
                <w:sz w:val="20"/>
                <w:szCs w:val="20"/>
                <w:rtl w:val="0"/>
              </w:rPr>
              <w:t xml:space="preserve">Var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DC">
            <w:pPr>
              <w:spacing w:after="20" w:before="20" w:line="240" w:lineRule="auto"/>
              <w:rPr>
                <w:sz w:val="22"/>
                <w:szCs w:val="22"/>
              </w:rPr>
            </w:pPr>
            <w:r w:rsidDel="00000000" w:rsidR="00000000" w:rsidRPr="00000000">
              <w:rPr>
                <w:sz w:val="20"/>
                <w:szCs w:val="20"/>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DD">
            <w:pPr>
              <w:spacing w:after="20" w:before="20" w:line="240" w:lineRule="auto"/>
              <w:rPr>
                <w:sz w:val="22"/>
                <w:szCs w:val="22"/>
              </w:rPr>
            </w:pPr>
            <w:r w:rsidDel="00000000" w:rsidR="00000000" w:rsidRPr="00000000">
              <w:rPr>
                <w:sz w:val="20"/>
                <w:szCs w:val="20"/>
                <w:rtl w:val="0"/>
              </w:rPr>
              <w:t xml:space="preserve">İade ve Uyuşmazlık Akışı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DE">
            <w:pPr>
              <w:spacing w:after="20" w:before="20" w:line="240" w:lineRule="auto"/>
              <w:rPr>
                <w:sz w:val="22"/>
                <w:szCs w:val="22"/>
              </w:rPr>
            </w:pPr>
            <w:r w:rsidDel="00000000" w:rsidR="00000000" w:rsidRPr="00000000">
              <w:rPr>
                <w:sz w:val="20"/>
                <w:szCs w:val="20"/>
                <w:rtl w:val="0"/>
              </w:rPr>
              <w:t xml:space="preserve">Ödeme yapılmaması durumunda admin onaylı manuel veya otomatik sıradaki teklif sahibine geçiş. İptal ve alternatif işlem senaryoları.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DF">
            <w:pPr>
              <w:spacing w:after="20" w:before="20" w:line="240" w:lineRule="auto"/>
              <w:rPr>
                <w:sz w:val="22"/>
                <w:szCs w:val="22"/>
              </w:rPr>
            </w:pPr>
            <w:r w:rsidDel="00000000" w:rsidR="00000000" w:rsidRPr="00000000">
              <w:rPr>
                <w:sz w:val="20"/>
                <w:szCs w:val="20"/>
                <w:rtl w:val="0"/>
              </w:rPr>
              <w:t xml:space="preserve">Eklendi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0E0">
            <w:pPr>
              <w:spacing w:after="20" w:before="20" w:line="240" w:lineRule="auto"/>
              <w:rPr>
                <w:sz w:val="22"/>
                <w:szCs w:val="22"/>
              </w:rPr>
            </w:pPr>
            <w:r w:rsidDel="00000000" w:rsidR="00000000" w:rsidRPr="00000000">
              <w:rPr>
                <w:sz w:val="20"/>
                <w:szCs w:val="20"/>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0E1">
            <w:pPr>
              <w:spacing w:after="20" w:before="20" w:line="240" w:lineRule="auto"/>
              <w:rPr>
                <w:sz w:val="22"/>
                <w:szCs w:val="22"/>
              </w:rPr>
            </w:pPr>
            <w:r w:rsidDel="00000000" w:rsidR="00000000" w:rsidRPr="00000000">
              <w:rPr>
                <w:sz w:val="20"/>
                <w:szCs w:val="20"/>
                <w:rtl w:val="0"/>
              </w:rPr>
              <w:t xml:space="preserve">Bildirim Sistemi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0E2">
            <w:pPr>
              <w:spacing w:after="20" w:before="20" w:line="240" w:lineRule="auto"/>
              <w:rPr>
                <w:sz w:val="22"/>
                <w:szCs w:val="22"/>
              </w:rPr>
            </w:pPr>
            <w:r w:rsidDel="00000000" w:rsidR="00000000" w:rsidRPr="00000000">
              <w:rPr>
                <w:sz w:val="20"/>
                <w:szCs w:val="20"/>
                <w:rtl w:val="0"/>
              </w:rPr>
              <w:t xml:space="preserve">OneSignal push ve uygulama içi bildirimler. Teklif aşılma, müzayede başlangıç/bitiş, sipariş durumu, ödeme hatırlatması. Bildirim tercih yönetimi.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0E3">
            <w:pPr>
              <w:spacing w:after="20" w:before="20" w:line="240" w:lineRule="auto"/>
              <w:rPr>
                <w:sz w:val="22"/>
                <w:szCs w:val="22"/>
              </w:rPr>
            </w:pPr>
            <w:r w:rsidDel="00000000" w:rsidR="00000000" w:rsidRPr="00000000">
              <w:rPr>
                <w:sz w:val="20"/>
                <w:szCs w:val="20"/>
                <w:rtl w:val="0"/>
              </w:rPr>
              <w:t xml:space="preserve">Var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E4">
            <w:pPr>
              <w:spacing w:after="20" w:before="20" w:line="240" w:lineRule="auto"/>
              <w:rPr>
                <w:sz w:val="22"/>
                <w:szCs w:val="22"/>
              </w:rPr>
            </w:pPr>
            <w:r w:rsidDel="00000000" w:rsidR="00000000" w:rsidRPr="00000000">
              <w:rPr>
                <w:sz w:val="20"/>
                <w:szCs w:val="20"/>
                <w:rtl w:val="0"/>
              </w:rPr>
              <w:t xml:space="preserv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E5">
            <w:pPr>
              <w:spacing w:after="20" w:before="20" w:line="240" w:lineRule="auto"/>
              <w:rPr>
                <w:sz w:val="22"/>
                <w:szCs w:val="22"/>
              </w:rPr>
            </w:pPr>
            <w:r w:rsidDel="00000000" w:rsidR="00000000" w:rsidRPr="00000000">
              <w:rPr>
                <w:sz w:val="20"/>
                <w:szCs w:val="20"/>
                <w:rtl w:val="0"/>
              </w:rPr>
              <w:t xml:space="preserve">Arama, Keşif ve Sıralama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E6">
            <w:pPr>
              <w:spacing w:after="20" w:before="20" w:line="240" w:lineRule="auto"/>
              <w:rPr>
                <w:sz w:val="22"/>
                <w:szCs w:val="22"/>
              </w:rPr>
            </w:pPr>
            <w:r w:rsidDel="00000000" w:rsidR="00000000" w:rsidRPr="00000000">
              <w:rPr>
                <w:sz w:val="20"/>
                <w:szCs w:val="20"/>
                <w:rtl w:val="0"/>
              </w:rPr>
              <w:t xml:space="preserve">Üç ayrı arama modu: yalnızca satıştaki ürünler, yalnızca müzayedeler, tüm platform. Filtreleme: tarihe, fiyata, favoriye, müzayede durumuna göre. Popülerlik ve teklif yoğunluğu bazlı sıralama.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E7">
            <w:pPr>
              <w:spacing w:after="20" w:before="20" w:line="240" w:lineRule="auto"/>
              <w:rPr>
                <w:sz w:val="22"/>
                <w:szCs w:val="22"/>
              </w:rPr>
            </w:pPr>
            <w:r w:rsidDel="00000000" w:rsidR="00000000" w:rsidRPr="00000000">
              <w:rPr>
                <w:sz w:val="20"/>
                <w:szCs w:val="20"/>
                <w:rtl w:val="0"/>
              </w:rPr>
              <w:t xml:space="preserve">Güncellendi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0E8">
            <w:pPr>
              <w:spacing w:after="20" w:before="20" w:line="240" w:lineRule="auto"/>
              <w:rPr>
                <w:sz w:val="22"/>
                <w:szCs w:val="22"/>
              </w:rPr>
            </w:pPr>
            <w:r w:rsidDel="00000000" w:rsidR="00000000" w:rsidRPr="00000000">
              <w:rPr>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0E9">
            <w:pPr>
              <w:spacing w:after="20" w:before="20" w:line="240" w:lineRule="auto"/>
              <w:rPr>
                <w:sz w:val="22"/>
                <w:szCs w:val="22"/>
              </w:rPr>
            </w:pPr>
            <w:r w:rsidDel="00000000" w:rsidR="00000000" w:rsidRPr="00000000">
              <w:rPr>
                <w:sz w:val="20"/>
                <w:szCs w:val="20"/>
                <w:rtl w:val="0"/>
              </w:rPr>
              <w:t xml:space="preserve">Kullanıcı Güven Sistemi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0EA">
            <w:pPr>
              <w:spacing w:after="20" w:before="20" w:line="240" w:lineRule="auto"/>
              <w:rPr>
                <w:sz w:val="22"/>
                <w:szCs w:val="22"/>
              </w:rPr>
            </w:pPr>
            <w:r w:rsidDel="00000000" w:rsidR="00000000" w:rsidRPr="00000000">
              <w:rPr>
                <w:sz w:val="20"/>
                <w:szCs w:val="20"/>
                <w:rtl w:val="0"/>
              </w:rPr>
              <w:t xml:space="preserve">İşlem geçmişi, tamamlama oranı ve ödeme davranışı analizi. Şüpheli davranış tespiti ve otomatik sınırlandırma.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0EB">
            <w:pPr>
              <w:spacing w:after="20" w:before="20" w:line="240" w:lineRule="auto"/>
              <w:rPr>
                <w:sz w:val="22"/>
                <w:szCs w:val="22"/>
              </w:rPr>
            </w:pPr>
            <w:r w:rsidDel="00000000" w:rsidR="00000000" w:rsidRPr="00000000">
              <w:rPr>
                <w:sz w:val="20"/>
                <w:szCs w:val="20"/>
                <w:rtl w:val="0"/>
              </w:rPr>
              <w:t xml:space="preserve">Eklendi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EC">
            <w:pPr>
              <w:spacing w:after="20" w:before="20" w:line="240" w:lineRule="auto"/>
              <w:rPr>
                <w:sz w:val="22"/>
                <w:szCs w:val="22"/>
              </w:rPr>
            </w:pPr>
            <w:r w:rsidDel="00000000" w:rsidR="00000000" w:rsidRPr="00000000">
              <w:rPr>
                <w:sz w:val="20"/>
                <w:szCs w:val="20"/>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ED">
            <w:pPr>
              <w:spacing w:after="20" w:before="20" w:line="240" w:lineRule="auto"/>
              <w:rPr>
                <w:sz w:val="22"/>
                <w:szCs w:val="22"/>
              </w:rPr>
            </w:pPr>
            <w:r w:rsidDel="00000000" w:rsidR="00000000" w:rsidRPr="00000000">
              <w:rPr>
                <w:sz w:val="20"/>
                <w:szCs w:val="20"/>
                <w:rtl w:val="0"/>
              </w:rPr>
              <w:t xml:space="preserve">Kargo Entegrasyonu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EE">
            <w:pPr>
              <w:spacing w:after="20" w:before="20" w:line="240" w:lineRule="auto"/>
              <w:rPr>
                <w:sz w:val="22"/>
                <w:szCs w:val="22"/>
              </w:rPr>
            </w:pPr>
            <w:r w:rsidDel="00000000" w:rsidR="00000000" w:rsidRPr="00000000">
              <w:rPr>
                <w:sz w:val="20"/>
                <w:szCs w:val="20"/>
                <w:rtl w:val="0"/>
              </w:rPr>
              <w:t xml:space="preserve">Kargo API entegrasyonu. Sipariş bazlı takip numarası üretimi, kullanıcıya anlık kargo durumu bildirimi.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EF">
            <w:pPr>
              <w:spacing w:after="20" w:before="20" w:line="240" w:lineRule="auto"/>
              <w:rPr>
                <w:sz w:val="22"/>
                <w:szCs w:val="22"/>
              </w:rPr>
            </w:pPr>
            <w:r w:rsidDel="00000000" w:rsidR="00000000" w:rsidRPr="00000000">
              <w:rPr>
                <w:sz w:val="20"/>
                <w:szCs w:val="20"/>
                <w:rtl w:val="0"/>
              </w:rPr>
              <w:t xml:space="preserve">Var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0F0">
            <w:pPr>
              <w:spacing w:after="20" w:before="20" w:line="240" w:lineRule="auto"/>
              <w:rPr>
                <w:sz w:val="22"/>
                <w:szCs w:val="22"/>
              </w:rPr>
            </w:pPr>
            <w:r w:rsidDel="00000000" w:rsidR="00000000" w:rsidRPr="00000000">
              <w:rPr>
                <w:sz w:val="20"/>
                <w:szCs w:val="20"/>
                <w:rtl w:val="0"/>
              </w:rPr>
              <w:t xml:space="preserve">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0F1">
            <w:pPr>
              <w:spacing w:after="20" w:before="20" w:line="240" w:lineRule="auto"/>
              <w:rPr>
                <w:sz w:val="22"/>
                <w:szCs w:val="22"/>
              </w:rPr>
            </w:pPr>
            <w:r w:rsidDel="00000000" w:rsidR="00000000" w:rsidRPr="00000000">
              <w:rPr>
                <w:sz w:val="20"/>
                <w:szCs w:val="20"/>
                <w:rtl w:val="0"/>
              </w:rPr>
              <w:t xml:space="preserve">Medya ve İçerik Yönetimi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0F2">
            <w:pPr>
              <w:spacing w:after="20" w:before="20" w:line="240" w:lineRule="auto"/>
              <w:rPr>
                <w:sz w:val="22"/>
                <w:szCs w:val="22"/>
              </w:rPr>
            </w:pPr>
            <w:r w:rsidDel="00000000" w:rsidR="00000000" w:rsidRPr="00000000">
              <w:rPr>
                <w:sz w:val="20"/>
                <w:szCs w:val="20"/>
                <w:rtl w:val="0"/>
              </w:rPr>
              <w:t xml:space="preserve">Ürün görseli ve medya yükleme, optimizasyon ve hızlı erişim için CDN tabanlı dağıtım altyapısı.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0F3">
            <w:pPr>
              <w:spacing w:after="20" w:before="20" w:line="240" w:lineRule="auto"/>
              <w:rPr>
                <w:sz w:val="22"/>
                <w:szCs w:val="22"/>
              </w:rPr>
            </w:pPr>
            <w:r w:rsidDel="00000000" w:rsidR="00000000" w:rsidRPr="00000000">
              <w:rPr>
                <w:sz w:val="20"/>
                <w:szCs w:val="20"/>
                <w:rtl w:val="0"/>
              </w:rPr>
              <w:t xml:space="preserve">Var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F4">
            <w:pPr>
              <w:spacing w:after="20" w:before="20" w:line="240" w:lineRule="auto"/>
              <w:rPr>
                <w:sz w:val="22"/>
                <w:szCs w:val="22"/>
              </w:rPr>
            </w:pPr>
            <w:r w:rsidDel="00000000" w:rsidR="00000000" w:rsidRPr="00000000">
              <w:rPr>
                <w:sz w:val="20"/>
                <w:szCs w:val="20"/>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F5">
            <w:pPr>
              <w:spacing w:after="20" w:before="20" w:line="240" w:lineRule="auto"/>
              <w:rPr>
                <w:sz w:val="22"/>
                <w:szCs w:val="22"/>
              </w:rPr>
            </w:pPr>
            <w:r w:rsidDel="00000000" w:rsidR="00000000" w:rsidRPr="00000000">
              <w:rPr>
                <w:sz w:val="20"/>
                <w:szCs w:val="20"/>
                <w:rtl w:val="0"/>
              </w:rPr>
              <w:t xml:space="preserve">Güvenlik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F6">
            <w:pPr>
              <w:spacing w:after="20" w:before="20" w:line="240" w:lineRule="auto"/>
              <w:rPr>
                <w:sz w:val="22"/>
                <w:szCs w:val="22"/>
              </w:rPr>
            </w:pPr>
            <w:r w:rsidDel="00000000" w:rsidR="00000000" w:rsidRPr="00000000">
              <w:rPr>
                <w:sz w:val="20"/>
                <w:szCs w:val="20"/>
                <w:rtl w:val="0"/>
              </w:rPr>
              <w:t xml:space="preserve">HTTPS zorunluluğu, API rate limiting, input validation, SQL injection koruması, XSS önleme, hassas veri maskeleme.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F7">
            <w:pPr>
              <w:spacing w:after="20" w:before="20" w:line="240" w:lineRule="auto"/>
              <w:rPr>
                <w:sz w:val="22"/>
                <w:szCs w:val="22"/>
              </w:rPr>
            </w:pPr>
            <w:r w:rsidDel="00000000" w:rsidR="00000000" w:rsidRPr="00000000">
              <w:rPr>
                <w:sz w:val="20"/>
                <w:szCs w:val="20"/>
                <w:rtl w:val="0"/>
              </w:rPr>
              <w:t xml:space="preserve">Güncellendi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0F8">
            <w:pPr>
              <w:spacing w:after="20" w:before="20" w:line="240" w:lineRule="auto"/>
              <w:rPr>
                <w:sz w:val="22"/>
                <w:szCs w:val="22"/>
              </w:rPr>
            </w:pPr>
            <w:r w:rsidDel="00000000" w:rsidR="00000000" w:rsidRPr="00000000">
              <w:rPr>
                <w:sz w:val="20"/>
                <w:szCs w:val="20"/>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0F9">
            <w:pPr>
              <w:spacing w:after="20" w:before="20" w:line="240" w:lineRule="auto"/>
              <w:rPr>
                <w:sz w:val="22"/>
                <w:szCs w:val="22"/>
              </w:rPr>
            </w:pPr>
            <w:r w:rsidDel="00000000" w:rsidR="00000000" w:rsidRPr="00000000">
              <w:rPr>
                <w:sz w:val="20"/>
                <w:szCs w:val="20"/>
                <w:rtl w:val="0"/>
              </w:rPr>
              <w:t xml:space="preserve">KVKK Uyumluluğu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0FA">
            <w:pPr>
              <w:spacing w:after="20" w:before="20" w:line="240" w:lineRule="auto"/>
              <w:rPr>
                <w:sz w:val="22"/>
                <w:szCs w:val="22"/>
              </w:rPr>
            </w:pPr>
            <w:r w:rsidDel="00000000" w:rsidR="00000000" w:rsidRPr="00000000">
              <w:rPr>
                <w:sz w:val="20"/>
                <w:szCs w:val="20"/>
                <w:rtl w:val="0"/>
              </w:rPr>
              <w:t xml:space="preserve">Açık rıza onayı, veri silme/anonimleştirme talebi, veri işleme kaydı. KVKK gerekliliklerine uygun akışlar.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0FB">
            <w:pPr>
              <w:spacing w:after="20" w:before="20" w:line="240" w:lineRule="auto"/>
              <w:rPr>
                <w:sz w:val="22"/>
                <w:szCs w:val="22"/>
              </w:rPr>
            </w:pPr>
            <w:r w:rsidDel="00000000" w:rsidR="00000000" w:rsidRPr="00000000">
              <w:rPr>
                <w:sz w:val="20"/>
                <w:szCs w:val="20"/>
                <w:rtl w:val="0"/>
              </w:rPr>
              <w:t xml:space="preserve">Var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FC">
            <w:pPr>
              <w:spacing w:after="20" w:before="20" w:line="240" w:lineRule="auto"/>
              <w:rPr>
                <w:sz w:val="22"/>
                <w:szCs w:val="22"/>
              </w:rPr>
            </w:pPr>
            <w:r w:rsidDel="00000000" w:rsidR="00000000" w:rsidRPr="00000000">
              <w:rPr>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FD">
            <w:pPr>
              <w:spacing w:after="20" w:before="20" w:line="240" w:lineRule="auto"/>
              <w:rPr>
                <w:sz w:val="22"/>
                <w:szCs w:val="22"/>
              </w:rPr>
            </w:pPr>
            <w:r w:rsidDel="00000000" w:rsidR="00000000" w:rsidRPr="00000000">
              <w:rPr>
                <w:sz w:val="20"/>
                <w:szCs w:val="20"/>
                <w:rtl w:val="0"/>
              </w:rPr>
              <w:t xml:space="preserve">OTA Güncelleme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FE">
            <w:pPr>
              <w:spacing w:after="20" w:before="20" w:line="240" w:lineRule="auto"/>
              <w:rPr>
                <w:sz w:val="22"/>
                <w:szCs w:val="22"/>
              </w:rPr>
            </w:pPr>
            <w:r w:rsidDel="00000000" w:rsidR="00000000" w:rsidRPr="00000000">
              <w:rPr>
                <w:sz w:val="20"/>
                <w:szCs w:val="20"/>
                <w:rtl w:val="0"/>
              </w:rPr>
              <w:t xml:space="preserve">Expo OTA Update ile App Store/Google Play onayı gerektirmeyen küçük güncelleme ve hata düzeltmesi dağıtımı.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0FF">
            <w:pPr>
              <w:spacing w:after="20" w:before="20" w:line="240" w:lineRule="auto"/>
              <w:rPr>
                <w:sz w:val="22"/>
                <w:szCs w:val="22"/>
              </w:rPr>
            </w:pPr>
            <w:r w:rsidDel="00000000" w:rsidR="00000000" w:rsidRPr="00000000">
              <w:rPr>
                <w:sz w:val="20"/>
                <w:szCs w:val="20"/>
                <w:rtl w:val="0"/>
              </w:rPr>
              <w:t xml:space="preserve">Var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100">
            <w:pPr>
              <w:spacing w:after="20" w:before="20" w:line="240" w:lineRule="auto"/>
              <w:rPr>
                <w:sz w:val="22"/>
                <w:szCs w:val="22"/>
              </w:rPr>
            </w:pPr>
            <w:r w:rsidDel="00000000" w:rsidR="00000000" w:rsidRPr="00000000">
              <w:rPr>
                <w:sz w:val="20"/>
                <w:szCs w:val="20"/>
                <w:rtl w:val="0"/>
              </w:rPr>
              <w:t xml:space="preserve">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101">
            <w:pPr>
              <w:spacing w:after="20" w:before="20" w:line="240" w:lineRule="auto"/>
              <w:rPr>
                <w:sz w:val="22"/>
                <w:szCs w:val="22"/>
              </w:rPr>
            </w:pPr>
            <w:r w:rsidDel="00000000" w:rsidR="00000000" w:rsidRPr="00000000">
              <w:rPr>
                <w:sz w:val="20"/>
                <w:szCs w:val="20"/>
                <w:rtl w:val="0"/>
              </w:rPr>
              <w:t xml:space="preserve">Hata Yönetimi ve İzleme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102">
            <w:pPr>
              <w:spacing w:after="20" w:before="20" w:line="240" w:lineRule="auto"/>
              <w:rPr>
                <w:sz w:val="22"/>
                <w:szCs w:val="22"/>
              </w:rPr>
            </w:pPr>
            <w:r w:rsidDel="00000000" w:rsidR="00000000" w:rsidRPr="00000000">
              <w:rPr>
                <w:sz w:val="20"/>
                <w:szCs w:val="20"/>
                <w:rtl w:val="0"/>
              </w:rPr>
              <w:t xml:space="preserve">Merkezi hata loglama. Sentry veya eşdeğer izleme aracı entegrasyonu. Kritik hatalarda otomatik bildirim.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103">
            <w:pPr>
              <w:spacing w:after="20" w:before="20" w:line="240" w:lineRule="auto"/>
              <w:rPr>
                <w:sz w:val="22"/>
                <w:szCs w:val="22"/>
              </w:rPr>
            </w:pPr>
            <w:r w:rsidDel="00000000" w:rsidR="00000000" w:rsidRPr="00000000">
              <w:rPr>
                <w:sz w:val="20"/>
                <w:szCs w:val="20"/>
                <w:rtl w:val="0"/>
              </w:rPr>
              <w:t xml:space="preserve">Var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04">
            <w:pPr>
              <w:spacing w:after="20" w:before="20" w:line="240" w:lineRule="auto"/>
              <w:rPr>
                <w:sz w:val="22"/>
                <w:szCs w:val="22"/>
              </w:rPr>
            </w:pPr>
            <w:r w:rsidDel="00000000" w:rsidR="00000000" w:rsidRPr="00000000">
              <w:rPr>
                <w:sz w:val="20"/>
                <w:szCs w:val="20"/>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05">
            <w:pPr>
              <w:spacing w:after="20" w:before="20" w:line="240" w:lineRule="auto"/>
              <w:rPr>
                <w:sz w:val="22"/>
                <w:szCs w:val="22"/>
              </w:rPr>
            </w:pPr>
            <w:r w:rsidDel="00000000" w:rsidR="00000000" w:rsidRPr="00000000">
              <w:rPr>
                <w:sz w:val="20"/>
                <w:szCs w:val="20"/>
                <w:rtl w:val="0"/>
              </w:rPr>
              <w:t xml:space="preserve">DevOps ve CI/CD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06">
            <w:pPr>
              <w:spacing w:after="20" w:before="20" w:line="240" w:lineRule="auto"/>
              <w:rPr>
                <w:sz w:val="22"/>
                <w:szCs w:val="22"/>
              </w:rPr>
            </w:pPr>
            <w:r w:rsidDel="00000000" w:rsidR="00000000" w:rsidRPr="00000000">
              <w:rPr>
                <w:sz w:val="20"/>
                <w:szCs w:val="20"/>
                <w:rtl w:val="0"/>
              </w:rPr>
              <w:t xml:space="preserve">GitHub private repo. CI/CD pipeline ile otomatik build/deploy. Staging ve production ortam ayrımı.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07">
            <w:pPr>
              <w:spacing w:after="20" w:before="20" w:line="240" w:lineRule="auto"/>
              <w:rPr>
                <w:sz w:val="22"/>
                <w:szCs w:val="22"/>
              </w:rPr>
            </w:pPr>
            <w:r w:rsidDel="00000000" w:rsidR="00000000" w:rsidRPr="00000000">
              <w:rPr>
                <w:sz w:val="20"/>
                <w:szCs w:val="20"/>
                <w:rtl w:val="0"/>
              </w:rPr>
              <w:t xml:space="preserve">Var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108">
            <w:pPr>
              <w:spacing w:after="20" w:before="20" w:line="240" w:lineRule="auto"/>
              <w:rPr>
                <w:sz w:val="22"/>
                <w:szCs w:val="22"/>
              </w:rPr>
            </w:pPr>
            <w:r w:rsidDel="00000000" w:rsidR="00000000" w:rsidRPr="00000000">
              <w:rPr>
                <w:sz w:val="20"/>
                <w:szCs w:val="20"/>
                <w:rtl w:val="0"/>
              </w:rPr>
              <w:t xml:space="preserve">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109">
            <w:pPr>
              <w:spacing w:after="20" w:before="20" w:line="240" w:lineRule="auto"/>
              <w:rPr>
                <w:sz w:val="22"/>
                <w:szCs w:val="22"/>
              </w:rPr>
            </w:pPr>
            <w:r w:rsidDel="00000000" w:rsidR="00000000" w:rsidRPr="00000000">
              <w:rPr>
                <w:sz w:val="20"/>
                <w:szCs w:val="20"/>
                <w:rtl w:val="0"/>
              </w:rPr>
              <w:t xml:space="preserve">Yük Testi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10A">
            <w:pPr>
              <w:spacing w:after="20" w:before="20" w:line="240" w:lineRule="auto"/>
              <w:rPr>
                <w:sz w:val="22"/>
                <w:szCs w:val="22"/>
              </w:rPr>
            </w:pPr>
            <w:r w:rsidDel="00000000" w:rsidR="00000000" w:rsidRPr="00000000">
              <w:rPr>
                <w:sz w:val="20"/>
                <w:szCs w:val="20"/>
                <w:rtl w:val="0"/>
              </w:rPr>
              <w:t xml:space="preserve">Canlıya almadan önce 10.000 eş zamanlı kullanıcı simülasyonu ile yük testi. Sonuçlar rapor olarak teslim edilir.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10B">
            <w:pPr>
              <w:spacing w:after="20" w:before="20" w:line="240" w:lineRule="auto"/>
              <w:rPr>
                <w:sz w:val="22"/>
                <w:szCs w:val="22"/>
              </w:rPr>
            </w:pPr>
            <w:r w:rsidDel="00000000" w:rsidR="00000000" w:rsidRPr="00000000">
              <w:rPr>
                <w:sz w:val="20"/>
                <w:szCs w:val="20"/>
                <w:rtl w:val="0"/>
              </w:rPr>
              <w:t xml:space="preserve">Eklendi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0C">
            <w:pPr>
              <w:spacing w:after="20" w:before="20" w:line="240" w:lineRule="auto"/>
              <w:rPr>
                <w:sz w:val="22"/>
                <w:szCs w:val="22"/>
              </w:rPr>
            </w:pPr>
            <w:r w:rsidDel="00000000" w:rsidR="00000000" w:rsidRPr="00000000">
              <w:rPr>
                <w:sz w:val="20"/>
                <w:szCs w:val="20"/>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0D">
            <w:pPr>
              <w:spacing w:after="20" w:before="20" w:line="240" w:lineRule="auto"/>
              <w:rPr>
                <w:sz w:val="22"/>
                <w:szCs w:val="22"/>
              </w:rPr>
            </w:pPr>
            <w:r w:rsidDel="00000000" w:rsidR="00000000" w:rsidRPr="00000000">
              <w:rPr>
                <w:sz w:val="20"/>
                <w:szCs w:val="20"/>
                <w:rtl w:val="0"/>
              </w:rPr>
              <w:t xml:space="preserve">Kod ve Erişim Hakları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0E">
            <w:pPr>
              <w:spacing w:after="20" w:before="20" w:line="240" w:lineRule="auto"/>
              <w:rPr>
                <w:sz w:val="22"/>
                <w:szCs w:val="22"/>
              </w:rPr>
            </w:pPr>
            <w:r w:rsidDel="00000000" w:rsidR="00000000" w:rsidRPr="00000000">
              <w:rPr>
                <w:sz w:val="20"/>
                <w:szCs w:val="20"/>
                <w:rtl w:val="0"/>
              </w:rPr>
              <w:t xml:space="preserve">Tüm geliştirme faaliyetleri Müşteri'ye ait GitHub hesabı/organizasyonu altında yürütülür. Teslimde kaynak kod, dokümantasyon ve tüm erişimlerin devri.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0F">
            <w:pPr>
              <w:spacing w:after="20" w:before="20" w:line="240" w:lineRule="auto"/>
              <w:rPr>
                <w:sz w:val="22"/>
                <w:szCs w:val="22"/>
              </w:rPr>
            </w:pPr>
            <w:r w:rsidDel="00000000" w:rsidR="00000000" w:rsidRPr="00000000">
              <w:rPr>
                <w:sz w:val="20"/>
                <w:szCs w:val="20"/>
                <w:rtl w:val="0"/>
              </w:rPr>
              <w:t xml:space="preserve">Güncellendi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110">
            <w:pPr>
              <w:spacing w:after="20" w:before="20" w:line="240" w:lineRule="auto"/>
              <w:rPr>
                <w:sz w:val="22"/>
                <w:szCs w:val="22"/>
              </w:rPr>
            </w:pPr>
            <w:r w:rsidDel="00000000" w:rsidR="00000000" w:rsidRPr="00000000">
              <w:rPr>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111">
            <w:pPr>
              <w:spacing w:after="20" w:before="20" w:line="240" w:lineRule="auto"/>
              <w:rPr>
                <w:sz w:val="22"/>
                <w:szCs w:val="22"/>
              </w:rPr>
            </w:pPr>
            <w:r w:rsidDel="00000000" w:rsidR="00000000" w:rsidRPr="00000000">
              <w:rPr>
                <w:sz w:val="20"/>
                <w:szCs w:val="20"/>
                <w:rtl w:val="0"/>
              </w:rPr>
              <w:t xml:space="preserve">Satıcı Reklam ve Öne Çıkarma Sistemi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112">
            <w:pPr>
              <w:spacing w:after="20" w:before="20" w:line="240" w:lineRule="auto"/>
              <w:rPr>
                <w:sz w:val="22"/>
                <w:szCs w:val="22"/>
              </w:rPr>
            </w:pPr>
            <w:r w:rsidDel="00000000" w:rsidR="00000000" w:rsidRPr="00000000">
              <w:rPr>
                <w:sz w:val="20"/>
                <w:szCs w:val="20"/>
                <w:rtl w:val="0"/>
              </w:rPr>
              <w:t xml:space="preserve">Satıcıların ürün veya ilanlarını öne çıkarmak için ücretli reklam paketi satın alabildiği modül. Öne çıkarma türleri: arama sonuçlarında üst sıra, kategori sayfasında vitrin, ana sayfa banner. Reklam bedeli platform cüzdanından düşülür; admin panelinden reklam yönetimi ve raporlaması yapılır.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113">
            <w:pPr>
              <w:spacing w:after="20" w:before="20" w:line="240" w:lineRule="auto"/>
              <w:rPr>
                <w:sz w:val="22"/>
                <w:szCs w:val="22"/>
              </w:rPr>
            </w:pPr>
            <w:r w:rsidDel="00000000" w:rsidR="00000000" w:rsidRPr="00000000">
              <w:rPr>
                <w:sz w:val="20"/>
                <w:szCs w:val="20"/>
                <w:rtl w:val="0"/>
              </w:rPr>
              <w:t xml:space="preserve">Eklendi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14">
            <w:pPr>
              <w:spacing w:after="20" w:before="20" w:line="240" w:lineRule="auto"/>
              <w:rPr>
                <w:sz w:val="22"/>
                <w:szCs w:val="22"/>
              </w:rPr>
            </w:pPr>
            <w:r w:rsidDel="00000000" w:rsidR="00000000" w:rsidRPr="00000000">
              <w:rPr>
                <w:sz w:val="20"/>
                <w:szCs w:val="20"/>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15">
            <w:pPr>
              <w:spacing w:after="20" w:before="20" w:line="240" w:lineRule="auto"/>
              <w:rPr>
                <w:sz w:val="22"/>
                <w:szCs w:val="22"/>
              </w:rPr>
            </w:pPr>
            <w:r w:rsidDel="00000000" w:rsidR="00000000" w:rsidRPr="00000000">
              <w:rPr>
                <w:sz w:val="20"/>
                <w:szCs w:val="20"/>
                <w:rtl w:val="0"/>
              </w:rPr>
              <w:t xml:space="preserve">Kampanya ve İndirim Yönetimi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16">
            <w:pPr>
              <w:spacing w:after="20" w:before="20" w:line="240" w:lineRule="auto"/>
              <w:rPr>
                <w:sz w:val="22"/>
                <w:szCs w:val="22"/>
              </w:rPr>
            </w:pPr>
            <w:r w:rsidDel="00000000" w:rsidR="00000000" w:rsidRPr="00000000">
              <w:rPr>
                <w:sz w:val="20"/>
                <w:szCs w:val="20"/>
                <w:rtl w:val="0"/>
              </w:rPr>
              <w:t xml:space="preserve">Satıcıların ürünlerine indirim tanımlayabildiği, platforma özel kampanyalara katılabildikleri modül. Kupon oluşturma, zaman kısıtlı kampanya, toplu indirim ve admin tarafından yönetilen platform geneli kampanya altyapısını içerir.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17">
            <w:pPr>
              <w:spacing w:after="20" w:before="20" w:line="240" w:lineRule="auto"/>
              <w:rPr>
                <w:sz w:val="20"/>
                <w:szCs w:val="20"/>
              </w:rPr>
            </w:pPr>
            <w:r w:rsidDel="00000000" w:rsidR="00000000" w:rsidRPr="00000000">
              <w:rPr>
                <w:sz w:val="20"/>
                <w:szCs w:val="20"/>
                <w:rtl w:val="0"/>
              </w:rPr>
              <w:t xml:space="preserve">Eklendi</w:t>
            </w:r>
            <w:r w:rsidDel="00000000" w:rsidR="00000000" w:rsidRPr="00000000">
              <w:rPr>
                <w:rtl w:val="0"/>
              </w:rPr>
            </w:r>
          </w:p>
          <w:p w:rsidR="00000000" w:rsidDel="00000000" w:rsidP="00000000" w:rsidRDefault="00000000" w:rsidRPr="00000000" w14:paraId="00000118">
            <w:pPr>
              <w:spacing w:after="20" w:before="20"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119">
            <w:pPr>
              <w:spacing w:after="20" w:before="20" w:line="240" w:lineRule="auto"/>
              <w:rPr>
                <w:sz w:val="22"/>
                <w:szCs w:val="22"/>
              </w:rPr>
            </w:pPr>
            <w:r w:rsidDel="00000000" w:rsidR="00000000" w:rsidRPr="00000000">
              <w:rPr>
                <w:sz w:val="20"/>
                <w:szCs w:val="20"/>
                <w:rtl w:val="0"/>
              </w:rPr>
              <w:t xml:space="preserv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11A">
            <w:pPr>
              <w:spacing w:after="20" w:before="20" w:line="240" w:lineRule="auto"/>
              <w:rPr>
                <w:sz w:val="22"/>
                <w:szCs w:val="22"/>
              </w:rPr>
            </w:pPr>
            <w:r w:rsidDel="00000000" w:rsidR="00000000" w:rsidRPr="00000000">
              <w:rPr>
                <w:sz w:val="20"/>
                <w:szCs w:val="20"/>
                <w:rtl w:val="0"/>
              </w:rPr>
              <w:t xml:space="preserve">Fiyat Sor ve Kapalı Devre Pazarlık Sistemi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11B">
            <w:pPr>
              <w:spacing w:after="20" w:before="20" w:line="240" w:lineRule="auto"/>
              <w:rPr>
                <w:sz w:val="22"/>
                <w:szCs w:val="22"/>
              </w:rPr>
            </w:pPr>
            <w:r w:rsidDel="00000000" w:rsidR="00000000" w:rsidRPr="00000000">
              <w:rPr>
                <w:sz w:val="20"/>
                <w:szCs w:val="20"/>
                <w:rtl w:val="0"/>
              </w:rPr>
              <w:t xml:space="preserve">Satıcının fiyat gizleyerek ilan verebildiği modül. Alıcı 'Fiyat Sor' butonuyla kapalı devre mesajlaşma başlatır; mesajlaşma yalnızca alıcı, satıcı ve sisteme görünür. Satıcı fiyat bildirdiğinde ve alıcı kabul ettiğinde ödeme escrow akışına otomatik yönlendirilir. Sistem komisyonu otomatik hesaplar ve uygular.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11C">
            <w:pPr>
              <w:spacing w:after="20" w:before="20" w:line="240" w:lineRule="auto"/>
              <w:rPr>
                <w:sz w:val="22"/>
                <w:szCs w:val="22"/>
              </w:rPr>
            </w:pPr>
            <w:r w:rsidDel="00000000" w:rsidR="00000000" w:rsidRPr="00000000">
              <w:rPr>
                <w:sz w:val="20"/>
                <w:szCs w:val="20"/>
                <w:rtl w:val="0"/>
              </w:rPr>
              <w:t xml:space="preserve">Eklendi</w:t>
            </w:r>
            <w:r w:rsidDel="00000000" w:rsidR="00000000" w:rsidRPr="00000000">
              <w:rPr>
                <w:rtl w:val="0"/>
              </w:rPr>
            </w:r>
          </w:p>
        </w:tc>
      </w:tr>
    </w:tbl>
    <w:p w:rsidR="00000000" w:rsidDel="00000000" w:rsidP="00000000" w:rsidRDefault="00000000" w:rsidRPr="00000000" w14:paraId="0000011D">
      <w:pPr>
        <w:pStyle w:val="Heading1"/>
        <w:keepNext w:val="0"/>
        <w:keepLines w:val="0"/>
        <w:spacing w:after="120" w:before="300" w:line="240" w:lineRule="auto"/>
        <w:rPr>
          <w:color w:val="1f4e79"/>
          <w:sz w:val="28"/>
          <w:szCs w:val="28"/>
        </w:rPr>
      </w:pPr>
      <w:r w:rsidDel="00000000" w:rsidR="00000000" w:rsidRPr="00000000">
        <w:rPr>
          <w:color w:val="1f4e79"/>
          <w:sz w:val="28"/>
          <w:szCs w:val="28"/>
          <w:rtl w:val="0"/>
        </w:rPr>
        <w:t xml:space="preserve">4. FİNANSAL SİSTEM VE ÖDEME MANTIĞI</w:t>
      </w:r>
    </w:p>
    <w:p w:rsidR="00000000" w:rsidDel="00000000" w:rsidP="00000000" w:rsidRDefault="00000000" w:rsidRPr="00000000" w14:paraId="0000011E">
      <w:pPr>
        <w:spacing w:after="60" w:before="60" w:lineRule="auto"/>
        <w:rPr>
          <w:sz w:val="22"/>
          <w:szCs w:val="22"/>
        </w:rPr>
      </w:pPr>
      <w:r w:rsidDel="00000000" w:rsidR="00000000" w:rsidRPr="00000000">
        <w:rPr>
          <w:sz w:val="22"/>
          <w:szCs w:val="22"/>
          <w:rtl w:val="0"/>
        </w:rPr>
        <w:t xml:space="preserve">Platform bünyesinde tam işlevsel bir dijital cüzdan altyapısı oluşturulur. Bu sistem; kullanıcı bakiyesi, bloke bakiye, kullanılabilir bakiye ve tüm finansal işlemlerin kayıt altında tutulduğu detaylı işlem geçmişini kapsar. Sistem banka onayı yani bankaya geçen para üzerinden çalışır. Banka hesap hareketinin kullanıcı açısından gölgesi niteliğindedir.  O sebeple banka entegrasyonu öncesinde tasarımı yapılmalıdır. </w:t>
      </w:r>
    </w:p>
    <w:p w:rsidR="00000000" w:rsidDel="00000000" w:rsidP="00000000" w:rsidRDefault="00000000" w:rsidRPr="00000000" w14:paraId="0000011F">
      <w:pPr>
        <w:spacing w:after="0" w:line="240" w:lineRule="auto"/>
        <w:rPr>
          <w:sz w:val="22"/>
          <w:szCs w:val="22"/>
        </w:rPr>
      </w:pPr>
      <w:r w:rsidDel="00000000" w:rsidR="00000000" w:rsidRPr="00000000">
        <w:rPr>
          <w:rtl w:val="0"/>
        </w:rPr>
      </w:r>
    </w:p>
    <w:p w:rsidR="00000000" w:rsidDel="00000000" w:rsidP="00000000" w:rsidRDefault="00000000" w:rsidRPr="00000000" w14:paraId="00000120">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Müzayede teklifleri sırasında gerekli tutar kullanıcı bakiyesinden bloke edilir; işlem sonuçlandığında bloke otomatik olarak çözülür veya gerçekleşen satın alma ile mahsup edilerek işleme  dönüştürülür.</w:t>
      </w:r>
    </w:p>
    <w:p w:rsidR="00000000" w:rsidDel="00000000" w:rsidP="00000000" w:rsidRDefault="00000000" w:rsidRPr="00000000" w14:paraId="00000121">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Ödeme sistemi güvenli ödeme (escrow) mantığıyla çalışır: kullanıcı ödemesi doğrudan satıcıya aktarılmaz; ürün teslimi ve kullanıcı onayının ardından ödeme satıcıya iletilir. Belirlenen süre içinde kullanıcı onay vermezse sistem otomatik onay mekanizmasını devreye sokar.</w:t>
      </w:r>
    </w:p>
    <w:p w:rsidR="00000000" w:rsidDel="00000000" w:rsidP="00000000" w:rsidRDefault="00000000" w:rsidRPr="00000000" w14:paraId="00000122">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Satıcılar için bağımsız bir bakiye sistemi oluşturulur; satıcılar bakiyelerini talep doğrultusunda çekebilir. Para çekme talepleri sistem üzerinden muhakkak manuel onay ile yönetilir.</w:t>
      </w:r>
    </w:p>
    <w:p w:rsidR="00000000" w:rsidDel="00000000" w:rsidP="00000000" w:rsidRDefault="00000000" w:rsidRPr="00000000" w14:paraId="00000123">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Platformun gelir modeli (satış komisyonları, işlem kesintileri, reklam-üyelik ödemeleri vb.) backend tarafından otomatik hesaplanacak şekilde teknik olarak entegre edilir.</w:t>
      </w:r>
    </w:p>
    <w:p w:rsidR="00000000" w:rsidDel="00000000" w:rsidP="00000000" w:rsidRDefault="00000000" w:rsidRPr="00000000" w14:paraId="00000124">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Bu sistem için, varsa güvenilir muhasebe uygulamaları veya banka/ödeme sistemi entegrasyonları, tarafların yazılı mutabakatıyla alternatif olarak hayata geçirilebilir.</w:t>
      </w:r>
    </w:p>
    <w:p w:rsidR="00000000" w:rsidDel="00000000" w:rsidP="00000000" w:rsidRDefault="00000000" w:rsidRPr="00000000" w14:paraId="00000125">
      <w:pPr>
        <w:spacing w:after="0" w:line="240" w:lineRule="auto"/>
        <w:rPr>
          <w:sz w:val="22"/>
          <w:szCs w:val="22"/>
        </w:rPr>
      </w:pPr>
      <w:r w:rsidDel="00000000" w:rsidR="00000000" w:rsidRPr="00000000">
        <w:rPr>
          <w:rtl w:val="0"/>
        </w:rPr>
      </w:r>
    </w:p>
    <w:p w:rsidR="00000000" w:rsidDel="00000000" w:rsidP="00000000" w:rsidRDefault="00000000" w:rsidRPr="00000000" w14:paraId="00000126">
      <w:pPr>
        <w:spacing w:after="0" w:line="240" w:lineRule="auto"/>
        <w:rPr>
          <w:sz w:val="22"/>
          <w:szCs w:val="22"/>
        </w:rPr>
      </w:pPr>
      <w:r w:rsidDel="00000000" w:rsidR="00000000" w:rsidRPr="00000000">
        <w:rPr>
          <w:rtl w:val="0"/>
        </w:rPr>
      </w:r>
    </w:p>
    <w:p w:rsidR="00000000" w:rsidDel="00000000" w:rsidP="00000000" w:rsidRDefault="00000000" w:rsidRPr="00000000" w14:paraId="00000127">
      <w:pPr>
        <w:spacing w:after="0" w:line="240" w:lineRule="auto"/>
        <w:rPr>
          <w:sz w:val="22"/>
          <w:szCs w:val="22"/>
        </w:rPr>
      </w:pPr>
      <w:r w:rsidDel="00000000" w:rsidR="00000000" w:rsidRPr="00000000">
        <w:rPr>
          <w:rtl w:val="0"/>
        </w:rPr>
      </w:r>
    </w:p>
    <w:p w:rsidR="00000000" w:rsidDel="00000000" w:rsidP="00000000" w:rsidRDefault="00000000" w:rsidRPr="00000000" w14:paraId="00000128">
      <w:pPr>
        <w:spacing w:after="0" w:line="240" w:lineRule="auto"/>
        <w:rPr>
          <w:sz w:val="22"/>
          <w:szCs w:val="22"/>
        </w:rPr>
      </w:pPr>
      <w:r w:rsidDel="00000000" w:rsidR="00000000" w:rsidRPr="00000000">
        <w:rPr>
          <w:rtl w:val="0"/>
        </w:rPr>
      </w:r>
    </w:p>
    <w:p w:rsidR="00000000" w:rsidDel="00000000" w:rsidP="00000000" w:rsidRDefault="00000000" w:rsidRPr="00000000" w14:paraId="00000129">
      <w:pPr>
        <w:spacing w:after="0" w:line="240" w:lineRule="auto"/>
        <w:rPr>
          <w:sz w:val="22"/>
          <w:szCs w:val="22"/>
        </w:rPr>
      </w:pPr>
      <w:r w:rsidDel="00000000" w:rsidR="00000000" w:rsidRPr="00000000">
        <w:rPr>
          <w:rtl w:val="0"/>
        </w:rPr>
      </w:r>
    </w:p>
    <w:p w:rsidR="00000000" w:rsidDel="00000000" w:rsidP="00000000" w:rsidRDefault="00000000" w:rsidRPr="00000000" w14:paraId="0000012A">
      <w:pPr>
        <w:spacing w:after="0" w:line="240" w:lineRule="auto"/>
        <w:rPr>
          <w:sz w:val="22"/>
          <w:szCs w:val="22"/>
        </w:rPr>
      </w:pPr>
      <w:r w:rsidDel="00000000" w:rsidR="00000000" w:rsidRPr="00000000">
        <w:rPr>
          <w:rtl w:val="0"/>
        </w:rPr>
      </w:r>
    </w:p>
    <w:p w:rsidR="00000000" w:rsidDel="00000000" w:rsidP="00000000" w:rsidRDefault="00000000" w:rsidRPr="00000000" w14:paraId="0000012B">
      <w:pPr>
        <w:pStyle w:val="Heading1"/>
        <w:keepNext w:val="0"/>
        <w:keepLines w:val="0"/>
        <w:spacing w:after="120" w:before="300" w:line="240" w:lineRule="auto"/>
        <w:rPr>
          <w:color w:val="1f4e79"/>
          <w:sz w:val="28"/>
          <w:szCs w:val="28"/>
        </w:rPr>
      </w:pPr>
      <w:r w:rsidDel="00000000" w:rsidR="00000000" w:rsidRPr="00000000">
        <w:rPr>
          <w:color w:val="1f4e79"/>
          <w:sz w:val="28"/>
          <w:szCs w:val="28"/>
          <w:rtl w:val="0"/>
        </w:rPr>
        <w:t xml:space="preserve">5. MÜZAYEDE VE İŞLEM MOTORU</w:t>
      </w:r>
    </w:p>
    <w:p w:rsidR="00000000" w:rsidDel="00000000" w:rsidP="00000000" w:rsidRDefault="00000000" w:rsidRPr="00000000" w14:paraId="0000012C">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Sistem, gerçek zamanlı müzayede altyapısını destekler; kullanıcılar anlık teklif verebilir ve teklifler tüm istemcilere senkronize şekilde yayınlanır.</w:t>
      </w:r>
    </w:p>
    <w:p w:rsidR="00000000" w:rsidDel="00000000" w:rsidP="00000000" w:rsidRDefault="00000000" w:rsidRPr="00000000" w14:paraId="0000012D">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Aynı anda aynı fiyata gelen tekliflerde öncelik, zaman damgası ve kuyruk mantığına göre belirlenir; veritabanı transaction kilidi ile veri tutarlılığı korunur.</w:t>
      </w:r>
    </w:p>
    <w:p w:rsidR="00000000" w:rsidDel="00000000" w:rsidP="00000000" w:rsidRDefault="00000000" w:rsidRPr="00000000" w14:paraId="0000012E">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Müzayede bitimine 60 saniye veya daha az kala verilen tekliflerde süre otomatik uzatılır (anti-sniping mekanizması).</w:t>
      </w:r>
    </w:p>
    <w:p w:rsidR="00000000" w:rsidDel="00000000" w:rsidP="00000000" w:rsidRDefault="00000000" w:rsidRPr="00000000" w14:paraId="0000012F">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Müzayede süreci bir durum makinesiyle yönetilir: taslak → yayında → aktif → bitti → tamamlandı → iptal. Tüm geçişler zaman damgasıyla kayıt altına alınır ve geri alınamaz.</w:t>
      </w:r>
    </w:p>
    <w:p w:rsidR="00000000" w:rsidDel="00000000" w:rsidP="00000000" w:rsidRDefault="00000000" w:rsidRPr="00000000" w14:paraId="00000130">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İkinci tür müzayede ise online süreli olarak düzenlecektir. Bu sistemde sadece belirlenen tarihte müzayede otomatik olarak biter. Canlı yayın söz konusu değildir. Süre sonunda hızlı üst üste ve çok pey verilmesi halinde süre otomatik olarak 2-3 dakika arttırılabilir. </w:t>
      </w:r>
    </w:p>
    <w:p w:rsidR="00000000" w:rsidDel="00000000" w:rsidP="00000000" w:rsidRDefault="00000000" w:rsidRPr="00000000" w14:paraId="00000131">
      <w:pPr>
        <w:pStyle w:val="Heading1"/>
        <w:keepNext w:val="0"/>
        <w:keepLines w:val="0"/>
        <w:spacing w:after="120" w:before="300" w:line="240" w:lineRule="auto"/>
        <w:rPr>
          <w:color w:val="1f4e79"/>
          <w:sz w:val="28"/>
          <w:szCs w:val="28"/>
        </w:rPr>
      </w:pPr>
      <w:r w:rsidDel="00000000" w:rsidR="00000000" w:rsidRPr="00000000">
        <w:rPr>
          <w:color w:val="1f4e79"/>
          <w:sz w:val="28"/>
          <w:szCs w:val="28"/>
          <w:rtl w:val="0"/>
        </w:rPr>
        <w:t xml:space="preserve">6. SİPARİŞ, TAMAMLAMA VE AKIŞ YÖNETİMİ</w:t>
      </w:r>
    </w:p>
    <w:p w:rsidR="00000000" w:rsidDel="00000000" w:rsidP="00000000" w:rsidRDefault="00000000" w:rsidRPr="00000000" w14:paraId="00000132">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Müzayede veya doğrudan satış sonucu oluşan siparişler sistem tarafından uçtan uca yönetilir.</w:t>
      </w:r>
    </w:p>
    <w:p w:rsidR="00000000" w:rsidDel="00000000" w:rsidP="00000000" w:rsidRDefault="00000000" w:rsidRPr="00000000" w14:paraId="00000133">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Sipariş süreci şu aşamaları kapsar: ödeme → hazırlık → gönderim → teslim → tamamlanma.</w:t>
      </w:r>
    </w:p>
    <w:p w:rsidR="00000000" w:rsidDel="00000000" w:rsidP="00000000" w:rsidRDefault="00000000" w:rsidRPr="00000000" w14:paraId="00000134">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Kullanıcıya teslim onayı verme imkânı sunulur; belirlenen süre içinde onay verilmezse sistem otomatik onay mekanizmasını devreye sokar.</w:t>
      </w:r>
    </w:p>
    <w:p w:rsidR="00000000" w:rsidDel="00000000" w:rsidP="00000000" w:rsidRDefault="00000000" w:rsidRPr="00000000" w14:paraId="00000135">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Akış tamamlanamadığında (ödeme yapılmaması, teslimat sorunu vb.) sistem, admin onaylı manuel müdahale veya sıradaki teklif sahibine otomatik geçiş senaryolarını uygular. Bu süreçler kullanıcı arayüzünde nötr ve akış odaklı bir dille sunulur.</w:t>
      </w:r>
    </w:p>
    <w:p w:rsidR="00000000" w:rsidDel="00000000" w:rsidP="00000000" w:rsidRDefault="00000000" w:rsidRPr="00000000" w14:paraId="00000136">
      <w:pPr>
        <w:pStyle w:val="Heading1"/>
        <w:keepNext w:val="0"/>
        <w:keepLines w:val="0"/>
        <w:spacing w:after="120" w:before="300" w:line="240" w:lineRule="auto"/>
        <w:rPr>
          <w:color w:val="1f4e79"/>
          <w:sz w:val="28"/>
          <w:szCs w:val="28"/>
        </w:rPr>
      </w:pPr>
      <w:r w:rsidDel="00000000" w:rsidR="00000000" w:rsidRPr="00000000">
        <w:rPr>
          <w:color w:val="1f4e79"/>
          <w:sz w:val="28"/>
          <w:szCs w:val="28"/>
          <w:rtl w:val="0"/>
        </w:rPr>
        <w:t xml:space="preserve">7. ARAMA, KEŞİF VE SIRALAMA SİSTEMİ</w:t>
      </w:r>
    </w:p>
    <w:p w:rsidR="00000000" w:rsidDel="00000000" w:rsidP="00000000" w:rsidRDefault="00000000" w:rsidRPr="00000000" w14:paraId="00000137">
      <w:pPr>
        <w:spacing w:after="60" w:before="60" w:lineRule="auto"/>
        <w:rPr>
          <w:sz w:val="22"/>
          <w:szCs w:val="22"/>
        </w:rPr>
      </w:pPr>
      <w:r w:rsidDel="00000000" w:rsidR="00000000" w:rsidRPr="00000000">
        <w:rPr>
          <w:sz w:val="22"/>
          <w:szCs w:val="22"/>
          <w:rtl w:val="0"/>
        </w:rPr>
        <w:t xml:space="preserve">Platform içi arama üç ayrı modda çalışır:</w:t>
      </w:r>
    </w:p>
    <w:p w:rsidR="00000000" w:rsidDel="00000000" w:rsidP="00000000" w:rsidRDefault="00000000" w:rsidRPr="00000000" w14:paraId="00000138">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Yalnızca aktif satıştaki ürünler üzerinden arama</w:t>
      </w:r>
    </w:p>
    <w:p w:rsidR="00000000" w:rsidDel="00000000" w:rsidP="00000000" w:rsidRDefault="00000000" w:rsidRPr="00000000" w14:paraId="00000139">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Yalnızca müzayedeler üzerinden arama, bu arama kendi içinde üç aşamaya bölünür; aktif, gelecek ve bitmiş müzayedeler.</w:t>
      </w:r>
    </w:p>
    <w:p w:rsidR="00000000" w:rsidDel="00000000" w:rsidP="00000000" w:rsidRDefault="00000000" w:rsidRPr="00000000" w14:paraId="0000013A">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Tüm platform genelinde (aktif satış + aktif müzayede) birleşik arama</w:t>
      </w:r>
    </w:p>
    <w:p w:rsidR="00000000" w:rsidDel="00000000" w:rsidP="00000000" w:rsidRDefault="00000000" w:rsidRPr="00000000" w14:paraId="0000013B">
      <w:pPr>
        <w:spacing w:after="0" w:line="240" w:lineRule="auto"/>
        <w:rPr>
          <w:sz w:val="22"/>
          <w:szCs w:val="22"/>
        </w:rPr>
      </w:pPr>
      <w:r w:rsidDel="00000000" w:rsidR="00000000" w:rsidRPr="00000000">
        <w:rPr>
          <w:rtl w:val="0"/>
        </w:rPr>
      </w:r>
    </w:p>
    <w:p w:rsidR="00000000" w:rsidDel="00000000" w:rsidP="00000000" w:rsidRDefault="00000000" w:rsidRPr="00000000" w14:paraId="0000013C">
      <w:pPr>
        <w:spacing w:after="60" w:before="60" w:lineRule="auto"/>
        <w:rPr>
          <w:sz w:val="22"/>
          <w:szCs w:val="22"/>
        </w:rPr>
      </w:pPr>
      <w:r w:rsidDel="00000000" w:rsidR="00000000" w:rsidRPr="00000000">
        <w:rPr>
          <w:sz w:val="22"/>
          <w:szCs w:val="22"/>
          <w:rtl w:val="0"/>
        </w:rPr>
        <w:t xml:space="preserve">Arama sonuçları aşağıdaki parametrelere göre filtrelenip sıralanabilir:</w:t>
      </w:r>
    </w:p>
    <w:p w:rsidR="00000000" w:rsidDel="00000000" w:rsidP="00000000" w:rsidRDefault="00000000" w:rsidRPr="00000000" w14:paraId="0000013D">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Fiyata göre sıralama (artan/azalan)</w:t>
      </w:r>
    </w:p>
    <w:p w:rsidR="00000000" w:rsidDel="00000000" w:rsidP="00000000" w:rsidRDefault="00000000" w:rsidRPr="00000000" w14:paraId="0000013E">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Tarihe göre sıralama (eski/yeni)</w:t>
      </w:r>
    </w:p>
    <w:p w:rsidR="00000000" w:rsidDel="00000000" w:rsidP="00000000" w:rsidRDefault="00000000" w:rsidRPr="00000000" w14:paraId="0000013F">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En çok favoriye eklenenler</w:t>
      </w:r>
    </w:p>
    <w:p w:rsidR="00000000" w:rsidDel="00000000" w:rsidP="00000000" w:rsidRDefault="00000000" w:rsidRPr="00000000" w14:paraId="00000140">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Müzayede durumuna göre filtreleme</w:t>
      </w:r>
    </w:p>
    <w:p w:rsidR="00000000" w:rsidDel="00000000" w:rsidP="00000000" w:rsidRDefault="00000000" w:rsidRPr="00000000" w14:paraId="00000141">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Kullanıcı tercihine göre kişiselleştirilmiş sıralama</w:t>
      </w:r>
    </w:p>
    <w:p w:rsidR="00000000" w:rsidDel="00000000" w:rsidP="00000000" w:rsidRDefault="00000000" w:rsidRPr="00000000" w14:paraId="00000142">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Kategori bazlı filtreleme</w:t>
      </w:r>
    </w:p>
    <w:p w:rsidR="00000000" w:rsidDel="00000000" w:rsidP="00000000" w:rsidRDefault="00000000" w:rsidRPr="00000000" w14:paraId="00000143">
      <w:pPr>
        <w:pStyle w:val="Heading1"/>
        <w:keepNext w:val="0"/>
        <w:keepLines w:val="0"/>
        <w:spacing w:after="120" w:before="300" w:line="240" w:lineRule="auto"/>
        <w:rPr>
          <w:color w:val="1f4e79"/>
          <w:sz w:val="28"/>
          <w:szCs w:val="28"/>
        </w:rPr>
      </w:pPr>
      <w:r w:rsidDel="00000000" w:rsidR="00000000" w:rsidRPr="00000000">
        <w:rPr>
          <w:color w:val="1f4e79"/>
          <w:sz w:val="28"/>
          <w:szCs w:val="28"/>
          <w:rtl w:val="0"/>
        </w:rPr>
        <w:t xml:space="preserve">8. BİLDİRİM VE ETKİLEŞİM SİSTEMİ</w:t>
      </w:r>
    </w:p>
    <w:p w:rsidR="00000000" w:rsidDel="00000000" w:rsidP="00000000" w:rsidRDefault="00000000" w:rsidRPr="00000000" w14:paraId="00000144">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Bildirim sistemi gerçek zamanlı çalışır. Teklifin geçilmesi, müzayede bitişi, kazanım, ödeme hatırlatması ve sipariş durumu değişikliği gibi kritik olaylar anlık iletilir.</w:t>
      </w:r>
    </w:p>
    <w:p w:rsidR="00000000" w:rsidDel="00000000" w:rsidP="00000000" w:rsidRDefault="00000000" w:rsidRPr="00000000" w14:paraId="00000145">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Bildirimler hem push notification (OneSignal) hem de uygulama içi mesaj olarak sunulur.</w:t>
      </w:r>
    </w:p>
    <w:p w:rsidR="00000000" w:rsidDel="00000000" w:rsidP="00000000" w:rsidRDefault="00000000" w:rsidRPr="00000000" w14:paraId="00000146">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Kullanıcılar bildirim tercihlerini yönetebilir.</w:t>
      </w:r>
    </w:p>
    <w:p w:rsidR="00000000" w:rsidDel="00000000" w:rsidP="00000000" w:rsidRDefault="00000000" w:rsidRPr="00000000" w14:paraId="00000147">
      <w:pPr>
        <w:pStyle w:val="Heading1"/>
        <w:keepNext w:val="0"/>
        <w:keepLines w:val="0"/>
        <w:spacing w:after="120" w:before="300" w:line="240" w:lineRule="auto"/>
        <w:rPr>
          <w:color w:val="1f4e79"/>
          <w:sz w:val="28"/>
          <w:szCs w:val="28"/>
        </w:rPr>
      </w:pPr>
      <w:r w:rsidDel="00000000" w:rsidR="00000000" w:rsidRPr="00000000">
        <w:rPr>
          <w:color w:val="1f4e79"/>
          <w:sz w:val="28"/>
          <w:szCs w:val="28"/>
          <w:rtl w:val="0"/>
        </w:rPr>
        <w:t xml:space="preserve">9. KULLANICI GÜVEN VE DAVRANIŞ SİSTEMİ</w:t>
      </w:r>
    </w:p>
    <w:p w:rsidR="00000000" w:rsidDel="00000000" w:rsidP="00000000" w:rsidRDefault="00000000" w:rsidRPr="00000000" w14:paraId="00000148">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Platform içinde kullanıcı davranışlarını izleyen ve değerlendiren bir güven sistemi kurulur.</w:t>
      </w:r>
    </w:p>
    <w:p w:rsidR="00000000" w:rsidDel="00000000" w:rsidP="00000000" w:rsidRDefault="00000000" w:rsidRPr="00000000" w14:paraId="00000149">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Kullanıcının işlem geçmişi, tamamlama oranı, ödeme davranışları ve genel kullanım alışkanlıkları sistem tarafından analiz edilir.</w:t>
      </w:r>
    </w:p>
    <w:p w:rsidR="00000000" w:rsidDel="00000000" w:rsidP="00000000" w:rsidRDefault="00000000" w:rsidRPr="00000000" w14:paraId="0000014A">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Şüpheli davranışlar (aynı ürüne tekrar eden teklifler, anormal işlem yoğunluğu, çoklu hesap kullanımı vb.) tespit edilerek otomatik olarak sınırlandırılır.</w:t>
      </w:r>
    </w:p>
    <w:p w:rsidR="00000000" w:rsidDel="00000000" w:rsidP="00000000" w:rsidRDefault="00000000" w:rsidRPr="00000000" w14:paraId="0000014B">
      <w:pPr>
        <w:pStyle w:val="Heading1"/>
        <w:keepNext w:val="0"/>
        <w:keepLines w:val="0"/>
        <w:spacing w:after="120" w:before="300" w:line="240" w:lineRule="auto"/>
        <w:rPr>
          <w:color w:val="1f4e79"/>
          <w:sz w:val="28"/>
          <w:szCs w:val="28"/>
        </w:rPr>
      </w:pPr>
      <w:r w:rsidDel="00000000" w:rsidR="00000000" w:rsidRPr="00000000">
        <w:rPr>
          <w:color w:val="1f4e79"/>
          <w:sz w:val="28"/>
          <w:szCs w:val="28"/>
          <w:rtl w:val="0"/>
        </w:rPr>
        <w:t xml:space="preserve">10. MEDYA VE İÇERİK YÖNETİMİ</w:t>
      </w:r>
    </w:p>
    <w:p w:rsidR="00000000" w:rsidDel="00000000" w:rsidP="00000000" w:rsidRDefault="00000000" w:rsidRPr="00000000" w14:paraId="0000014C">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Ürün görselleri ve medya içerikleri sisteme yüklenirken optimize edilir. Bu optimizasyon kalite ve dosya boyutu dönüştürme açısından en verimli şekilde oluşturulmalıdır. </w:t>
      </w:r>
    </w:p>
    <w:p w:rsidR="00000000" w:rsidDel="00000000" w:rsidP="00000000" w:rsidRDefault="00000000" w:rsidRPr="00000000" w14:paraId="0000014D">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Hızlı erişim için CDN tabanlı dağıtım altyapısı kullanılır.</w:t>
      </w:r>
    </w:p>
    <w:p w:rsidR="00000000" w:rsidDel="00000000" w:rsidP="00000000" w:rsidRDefault="00000000" w:rsidRPr="00000000" w14:paraId="0000014E">
      <w:pPr>
        <w:pStyle w:val="Heading1"/>
        <w:keepNext w:val="0"/>
        <w:keepLines w:val="0"/>
        <w:spacing w:after="120" w:before="300" w:line="240" w:lineRule="auto"/>
        <w:rPr>
          <w:color w:val="1f4e79"/>
          <w:sz w:val="28"/>
          <w:szCs w:val="28"/>
        </w:rPr>
      </w:pPr>
      <w:r w:rsidDel="00000000" w:rsidR="00000000" w:rsidRPr="00000000">
        <w:rPr>
          <w:color w:val="1f4e79"/>
          <w:sz w:val="28"/>
          <w:szCs w:val="28"/>
          <w:rtl w:val="0"/>
        </w:rPr>
        <w:t xml:space="preserve">11. YÖNETİM PANELİ VE ANALİTİK</w:t>
      </w:r>
    </w:p>
    <w:p w:rsidR="00000000" w:rsidDel="00000000" w:rsidP="00000000" w:rsidRDefault="00000000" w:rsidRPr="00000000" w14:paraId="0000014F">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Yönetim paneli yalnızca içerik yönetimi aracı değil, aynı zamanda sistem izleme ve operasyonel kontrol platformudur.</w:t>
      </w:r>
    </w:p>
    <w:p w:rsidR="00000000" w:rsidDel="00000000" w:rsidP="00000000" w:rsidRDefault="00000000" w:rsidRPr="00000000" w14:paraId="00000150">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Admin; işlem hacmi, aktif müzayedeler, ödeme akışları, kullanıcı hareketleri ve sistem hatalarını gerçek zamanlı izleyebilir.</w:t>
      </w:r>
    </w:p>
    <w:p w:rsidR="00000000" w:rsidDel="00000000" w:rsidP="00000000" w:rsidRDefault="00000000" w:rsidRPr="00000000" w14:paraId="00000151">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Rol bazlı yetkilendirme (RBAC) ile yönetici, satıcı ve kullanıcı erişimleri ayrıştırılır.</w:t>
      </w:r>
    </w:p>
    <w:p w:rsidR="00000000" w:rsidDel="00000000" w:rsidP="00000000" w:rsidRDefault="00000000" w:rsidRPr="00000000" w14:paraId="00000152">
      <w:pPr>
        <w:pStyle w:val="Heading1"/>
        <w:keepNext w:val="0"/>
        <w:keepLines w:val="0"/>
        <w:spacing w:after="120" w:before="300" w:line="240" w:lineRule="auto"/>
        <w:rPr>
          <w:color w:val="1f4e79"/>
          <w:sz w:val="28"/>
          <w:szCs w:val="28"/>
        </w:rPr>
      </w:pPr>
      <w:r w:rsidDel="00000000" w:rsidR="00000000" w:rsidRPr="00000000">
        <w:rPr>
          <w:color w:val="1f4e79"/>
          <w:sz w:val="28"/>
          <w:szCs w:val="28"/>
          <w:rtl w:val="0"/>
        </w:rPr>
        <w:t xml:space="preserve">12. MOBİL UYGULAMA — PROFİL MENÜSÜ VE KULLANICI AKIŞI</w:t>
      </w:r>
    </w:p>
    <w:p w:rsidR="00000000" w:rsidDel="00000000" w:rsidP="00000000" w:rsidRDefault="00000000" w:rsidRPr="00000000" w14:paraId="00000153">
      <w:pPr>
        <w:spacing w:after="60" w:before="60" w:lineRule="auto"/>
        <w:rPr>
          <w:sz w:val="22"/>
          <w:szCs w:val="22"/>
        </w:rPr>
      </w:pPr>
      <w:r w:rsidDel="00000000" w:rsidR="00000000" w:rsidRPr="00000000">
        <w:rPr>
          <w:sz w:val="22"/>
          <w:szCs w:val="22"/>
          <w:rtl w:val="0"/>
        </w:rPr>
        <w:t xml:space="preserve">Profil menüsü tek ekran yapısında aşağıdaki bölümleri içerir:</w:t>
      </w:r>
    </w:p>
    <w:p w:rsidR="00000000" w:rsidDel="00000000" w:rsidP="00000000" w:rsidRDefault="00000000" w:rsidRPr="00000000" w14:paraId="00000154">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Hesabım ve Paketim</w:t>
      </w:r>
    </w:p>
    <w:p w:rsidR="00000000" w:rsidDel="00000000" w:rsidP="00000000" w:rsidRDefault="00000000" w:rsidRPr="00000000" w14:paraId="00000155">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Alışveriş: siparişler, kazanımlar, cüzdan, kuponlar</w:t>
      </w:r>
    </w:p>
    <w:p w:rsidR="00000000" w:rsidDel="00000000" w:rsidP="00000000" w:rsidRDefault="00000000" w:rsidRPr="00000000" w14:paraId="00000156">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İlanlar ve Satış</w:t>
      </w:r>
    </w:p>
    <w:p w:rsidR="00000000" w:rsidDel="00000000" w:rsidP="00000000" w:rsidRDefault="00000000" w:rsidRPr="00000000" w14:paraId="00000157">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Müzayede</w:t>
      </w:r>
    </w:p>
    <w:p w:rsidR="00000000" w:rsidDel="00000000" w:rsidP="00000000" w:rsidRDefault="00000000" w:rsidRPr="00000000" w14:paraId="00000158">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Favoriler ve Değerlendirmeler</w:t>
      </w:r>
    </w:p>
    <w:p w:rsidR="00000000" w:rsidDel="00000000" w:rsidP="00000000" w:rsidRDefault="00000000" w:rsidRPr="00000000" w14:paraId="00000159">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Mesajlar ve Bildirimler</w:t>
      </w:r>
    </w:p>
    <w:p w:rsidR="00000000" w:rsidDel="00000000" w:rsidP="00000000" w:rsidRDefault="00000000" w:rsidRPr="00000000" w14:paraId="0000015A">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Yardım ve Ayarlar</w:t>
      </w:r>
    </w:p>
    <w:p w:rsidR="00000000" w:rsidDel="00000000" w:rsidP="00000000" w:rsidRDefault="00000000" w:rsidRPr="00000000" w14:paraId="0000015B">
      <w:pPr>
        <w:spacing w:after="0" w:line="240" w:lineRule="auto"/>
        <w:rPr>
          <w:sz w:val="22"/>
          <w:szCs w:val="22"/>
        </w:rPr>
      </w:pPr>
      <w:r w:rsidDel="00000000" w:rsidR="00000000" w:rsidRPr="00000000">
        <w:rPr>
          <w:rtl w:val="0"/>
        </w:rPr>
      </w:r>
    </w:p>
    <w:p w:rsidR="00000000" w:rsidDel="00000000" w:rsidP="00000000" w:rsidRDefault="00000000" w:rsidRPr="00000000" w14:paraId="0000015C">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Cüzdan alanı; bakiye görüntüleme ile birlikte detaylı işlem geçmişini içerir.</w:t>
      </w:r>
    </w:p>
    <w:p w:rsidR="00000000" w:rsidDel="00000000" w:rsidP="00000000" w:rsidRDefault="00000000" w:rsidRPr="00000000" w14:paraId="0000015D">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Hızlı aksiyonlar (ilan verme, müzayede oluşturma, satıcı olma) profil ekranında öncelikli ve görünür biçimde konumlandırılır.</w:t>
      </w:r>
    </w:p>
    <w:p w:rsidR="00000000" w:rsidDel="00000000" w:rsidP="00000000" w:rsidRDefault="00000000" w:rsidRPr="00000000" w14:paraId="0000015E">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Tüm süreçler nötr ve akış odaklı bir dil ile sunulur; olumsuz algı yaratabilecek terminolojiden kaçınılır.</w:t>
      </w:r>
    </w:p>
    <w:p w:rsidR="00000000" w:rsidDel="00000000" w:rsidP="00000000" w:rsidRDefault="00000000" w:rsidRPr="00000000" w14:paraId="0000015F">
      <w:pPr>
        <w:pStyle w:val="Heading1"/>
        <w:keepNext w:val="0"/>
        <w:keepLines w:val="0"/>
        <w:spacing w:after="120" w:before="300" w:line="240" w:lineRule="auto"/>
        <w:rPr>
          <w:color w:val="1f4e79"/>
          <w:sz w:val="28"/>
          <w:szCs w:val="28"/>
        </w:rPr>
      </w:pPr>
      <w:r w:rsidDel="00000000" w:rsidR="00000000" w:rsidRPr="00000000">
        <w:rPr>
          <w:color w:val="1f4e79"/>
          <w:sz w:val="28"/>
          <w:szCs w:val="28"/>
          <w:rtl w:val="0"/>
        </w:rPr>
        <w:t xml:space="preserve">13. SATICI REKLAM VE ÖNE ÇIKARMA SİSTEMİ</w:t>
      </w:r>
    </w:p>
    <w:p w:rsidR="00000000" w:rsidDel="00000000" w:rsidP="00000000" w:rsidRDefault="00000000" w:rsidRPr="00000000" w14:paraId="00000160">
      <w:pPr>
        <w:spacing w:after="60" w:before="60" w:lineRule="auto"/>
        <w:rPr>
          <w:sz w:val="22"/>
          <w:szCs w:val="22"/>
        </w:rPr>
      </w:pPr>
      <w:r w:rsidDel="00000000" w:rsidR="00000000" w:rsidRPr="00000000">
        <w:rPr>
          <w:sz w:val="22"/>
          <w:szCs w:val="22"/>
          <w:rtl w:val="0"/>
        </w:rPr>
        <w:t xml:space="preserve">Satıcılar, tedarikçi paneli üzerinde ürün veya ilanlarını platform içinde daha görünür kılmak amacıyla ücretli reklam paketleri satın alabilir. Tüm reklam işlemleri platform cüzdanı üzerinden gerçekleştirilir; harici ödeme zorunlu değildir.</w:t>
      </w:r>
    </w:p>
    <w:p w:rsidR="00000000" w:rsidDel="00000000" w:rsidP="00000000" w:rsidRDefault="00000000" w:rsidRPr="00000000" w14:paraId="00000161">
      <w:pPr>
        <w:spacing w:after="0" w:line="240" w:lineRule="auto"/>
        <w:rPr>
          <w:sz w:val="22"/>
          <w:szCs w:val="22"/>
        </w:rPr>
      </w:pPr>
      <w:r w:rsidDel="00000000" w:rsidR="00000000" w:rsidRPr="00000000">
        <w:rPr>
          <w:rtl w:val="0"/>
        </w:rPr>
      </w:r>
    </w:p>
    <w:p w:rsidR="00000000" w:rsidDel="00000000" w:rsidP="00000000" w:rsidRDefault="00000000" w:rsidRPr="00000000" w14:paraId="00000162">
      <w:pPr>
        <w:spacing w:after="60" w:before="60" w:lineRule="auto"/>
        <w:rPr>
          <w:sz w:val="22"/>
          <w:szCs w:val="22"/>
        </w:rPr>
      </w:pPr>
      <w:r w:rsidDel="00000000" w:rsidR="00000000" w:rsidRPr="00000000">
        <w:rPr>
          <w:sz w:val="22"/>
          <w:szCs w:val="22"/>
          <w:rtl w:val="0"/>
        </w:rPr>
        <w:t xml:space="preserve">Öne çıkarma seçenekleri:</w:t>
      </w:r>
    </w:p>
    <w:p w:rsidR="00000000" w:rsidDel="00000000" w:rsidP="00000000" w:rsidRDefault="00000000" w:rsidRPr="00000000" w14:paraId="00000163">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Arama sonuçlarında üst sıra: Belirli süre boyunca arama listelerinin tepesinde gösterim.</w:t>
      </w:r>
    </w:p>
    <w:p w:rsidR="00000000" w:rsidDel="00000000" w:rsidP="00000000" w:rsidRDefault="00000000" w:rsidRPr="00000000" w14:paraId="00000164">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Kategori vitrin alanı: İlgili kategorinin sayfasında öne çıkarılmış ürün bölümünde yer alma.</w:t>
      </w:r>
    </w:p>
    <w:p w:rsidR="00000000" w:rsidDel="00000000" w:rsidP="00000000" w:rsidRDefault="00000000" w:rsidRPr="00000000" w14:paraId="00000165">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Ana sayfa banner: Platform ana sayfasında belirlenen reklam alanlarında görünürlük.</w:t>
      </w:r>
    </w:p>
    <w:p w:rsidR="00000000" w:rsidDel="00000000" w:rsidP="00000000" w:rsidRDefault="00000000" w:rsidRPr="00000000" w14:paraId="00000166">
      <w:pPr>
        <w:spacing w:after="0" w:line="240" w:lineRule="auto"/>
        <w:rPr>
          <w:sz w:val="22"/>
          <w:szCs w:val="22"/>
        </w:rPr>
      </w:pPr>
      <w:r w:rsidDel="00000000" w:rsidR="00000000" w:rsidRPr="00000000">
        <w:rPr>
          <w:rtl w:val="0"/>
        </w:rPr>
      </w:r>
    </w:p>
    <w:p w:rsidR="00000000" w:rsidDel="00000000" w:rsidP="00000000" w:rsidRDefault="00000000" w:rsidRPr="00000000" w14:paraId="00000167">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Reklam bedeli satın alma anında cüzdandan bloke edilir; yayın başladığında kesilir.</w:t>
      </w:r>
    </w:p>
    <w:p w:rsidR="00000000" w:rsidDel="00000000" w:rsidP="00000000" w:rsidRDefault="00000000" w:rsidRPr="00000000" w14:paraId="00000168">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Admin panelinden tüm reklam kampanyaları yönetilebilir, izlenebilir ve raporlanabilir.</w:t>
      </w:r>
    </w:p>
    <w:p w:rsidR="00000000" w:rsidDel="00000000" w:rsidP="00000000" w:rsidRDefault="00000000" w:rsidRPr="00000000" w14:paraId="00000169">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Reklam yönetim modülü, organik sıralama sisteminden teknik olarak ayrıştırılır; reklam içerikleri açıkça etiketlenerek kullanıcıya sunulur.</w:t>
      </w:r>
    </w:p>
    <w:p w:rsidR="00000000" w:rsidDel="00000000" w:rsidP="00000000" w:rsidRDefault="00000000" w:rsidRPr="00000000" w14:paraId="0000016A">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Reklam modülü kullanımı manuel onay ile yayına alınır. Onaya tabiidir. Reklam vermek isteyen kullanıcı her ne kadar sistem içinde hareket etsede uygunluk muhakkak onaya tabidir. </w:t>
      </w:r>
    </w:p>
    <w:p w:rsidR="00000000" w:rsidDel="00000000" w:rsidP="00000000" w:rsidRDefault="00000000" w:rsidRPr="00000000" w14:paraId="0000016B">
      <w:pPr>
        <w:pStyle w:val="Heading1"/>
        <w:keepNext w:val="0"/>
        <w:keepLines w:val="0"/>
        <w:spacing w:after="120" w:before="300" w:line="240" w:lineRule="auto"/>
        <w:rPr>
          <w:color w:val="1f4e79"/>
          <w:sz w:val="28"/>
          <w:szCs w:val="28"/>
        </w:rPr>
      </w:pPr>
      <w:r w:rsidDel="00000000" w:rsidR="00000000" w:rsidRPr="00000000">
        <w:rPr>
          <w:color w:val="1f4e79"/>
          <w:sz w:val="28"/>
          <w:szCs w:val="28"/>
          <w:rtl w:val="0"/>
        </w:rPr>
        <w:t xml:space="preserve">14. KAMPANYA VE İNDİRİM YÖNETİMİ</w:t>
      </w:r>
    </w:p>
    <w:p w:rsidR="00000000" w:rsidDel="00000000" w:rsidP="00000000" w:rsidRDefault="00000000" w:rsidRPr="00000000" w14:paraId="0000016C">
      <w:pPr>
        <w:spacing w:after="60" w:before="60" w:lineRule="auto"/>
        <w:rPr>
          <w:sz w:val="22"/>
          <w:szCs w:val="22"/>
        </w:rPr>
      </w:pPr>
      <w:r w:rsidDel="00000000" w:rsidR="00000000" w:rsidRPr="00000000">
        <w:rPr>
          <w:sz w:val="22"/>
          <w:szCs w:val="22"/>
          <w:rtl w:val="0"/>
        </w:rPr>
        <w:t xml:space="preserve">Satıcılar ürünlerine indirim tanımlayabilir ve platform genelinde düzenlenen kampanyalara katılabilir.</w:t>
      </w:r>
    </w:p>
    <w:p w:rsidR="00000000" w:rsidDel="00000000" w:rsidP="00000000" w:rsidRDefault="00000000" w:rsidRPr="00000000" w14:paraId="0000016D">
      <w:pPr>
        <w:spacing w:after="0" w:line="240" w:lineRule="auto"/>
        <w:rPr>
          <w:sz w:val="22"/>
          <w:szCs w:val="22"/>
        </w:rPr>
      </w:pPr>
      <w:r w:rsidDel="00000000" w:rsidR="00000000" w:rsidRPr="00000000">
        <w:rPr>
          <w:rtl w:val="0"/>
        </w:rPr>
      </w:r>
    </w:p>
    <w:p w:rsidR="00000000" w:rsidDel="00000000" w:rsidP="00000000" w:rsidRDefault="00000000" w:rsidRPr="00000000" w14:paraId="0000016E">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Satıcı bazlı indirim: Belirli ürün veya ürün grubu için sabit tutar ya da yüzde indirim tanımlanabilir.</w:t>
      </w:r>
    </w:p>
    <w:p w:rsidR="00000000" w:rsidDel="00000000" w:rsidP="00000000" w:rsidRDefault="00000000" w:rsidRPr="00000000" w14:paraId="0000016F">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Kupon sistemi: Satıcı veya admin tarafından oluşturulan, tek kullanımlık ya da çok kullanımlık kupon kodları.</w:t>
      </w:r>
    </w:p>
    <w:p w:rsidR="00000000" w:rsidDel="00000000" w:rsidP="00000000" w:rsidRDefault="00000000" w:rsidRPr="00000000" w14:paraId="00000170">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Zaman kısıtlı kampanya: Başlangıç ve bitiş tarihi belirlenen, süre dolduğunda otomatik sonlanan indirim etkinlikleri.</w:t>
      </w:r>
    </w:p>
    <w:p w:rsidR="00000000" w:rsidDel="00000000" w:rsidP="00000000" w:rsidRDefault="00000000" w:rsidRPr="00000000" w14:paraId="00000171">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Toplu indirim: Belirli adet veya tutar üzeri siparişlerde otomatik uygulanan kademeli indirim yapısı.</w:t>
      </w:r>
    </w:p>
    <w:p w:rsidR="00000000" w:rsidDel="00000000" w:rsidP="00000000" w:rsidRDefault="00000000" w:rsidRPr="00000000" w14:paraId="00000172">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Platform geneli kampanyalar: Admin tarafından tanımlanan ve tüm satıcıların ya da seçili satıcıların katılabildiği özel kampanya dönemleri.</w:t>
      </w:r>
    </w:p>
    <w:p w:rsidR="00000000" w:rsidDel="00000000" w:rsidP="00000000" w:rsidRDefault="00000000" w:rsidRPr="00000000" w14:paraId="00000173">
      <w:pPr>
        <w:spacing w:after="0" w:line="240" w:lineRule="auto"/>
        <w:rPr>
          <w:sz w:val="22"/>
          <w:szCs w:val="22"/>
        </w:rPr>
      </w:pPr>
      <w:r w:rsidDel="00000000" w:rsidR="00000000" w:rsidRPr="00000000">
        <w:rPr>
          <w:rtl w:val="0"/>
        </w:rPr>
      </w:r>
    </w:p>
    <w:p w:rsidR="00000000" w:rsidDel="00000000" w:rsidP="00000000" w:rsidRDefault="00000000" w:rsidRPr="00000000" w14:paraId="00000174">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İndirimli fiyatlar, komisyon hesaplamalarında orijinal satış fiyatı esas alınarak değil nihai (indirimli) satış fiyatı üzerinden hesaplanır; bu kural teknik olarak sistem içine entegre edilir.</w:t>
      </w:r>
    </w:p>
    <w:p w:rsidR="00000000" w:rsidDel="00000000" w:rsidP="00000000" w:rsidRDefault="00000000" w:rsidRPr="00000000" w14:paraId="00000175">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Tüm kampanya ve indirim hareketleri admin panelinde izlenebilir ve raporlanabilir.</w:t>
      </w:r>
    </w:p>
    <w:p w:rsidR="00000000" w:rsidDel="00000000" w:rsidP="00000000" w:rsidRDefault="00000000" w:rsidRPr="00000000" w14:paraId="00000176">
      <w:pPr>
        <w:pStyle w:val="Heading1"/>
        <w:keepNext w:val="0"/>
        <w:keepLines w:val="0"/>
        <w:spacing w:after="120" w:before="300" w:line="240" w:lineRule="auto"/>
        <w:rPr>
          <w:color w:val="1f4e79"/>
          <w:sz w:val="28"/>
          <w:szCs w:val="28"/>
        </w:rPr>
      </w:pPr>
      <w:r w:rsidDel="00000000" w:rsidR="00000000" w:rsidRPr="00000000">
        <w:rPr>
          <w:color w:val="1f4e79"/>
          <w:sz w:val="28"/>
          <w:szCs w:val="28"/>
          <w:rtl w:val="0"/>
        </w:rPr>
        <w:t xml:space="preserve">15. FİYAT SOR VE KAPALI DEVRE PAZARLIK SİSTEMİ</w:t>
      </w:r>
    </w:p>
    <w:p w:rsidR="00000000" w:rsidDel="00000000" w:rsidP="00000000" w:rsidRDefault="00000000" w:rsidRPr="00000000" w14:paraId="00000177">
      <w:pPr>
        <w:spacing w:after="60" w:before="60" w:lineRule="auto"/>
        <w:rPr>
          <w:sz w:val="22"/>
          <w:szCs w:val="22"/>
        </w:rPr>
      </w:pPr>
      <w:r w:rsidDel="00000000" w:rsidR="00000000" w:rsidRPr="00000000">
        <w:rPr>
          <w:sz w:val="22"/>
          <w:szCs w:val="22"/>
          <w:rtl w:val="0"/>
        </w:rPr>
        <w:t xml:space="preserve">Satıcılar, ilan oluştururken ürün fiyatını kamuya kapalı tutarak yalnızca 'Fiyat Sor' modunu aktif edebilir. Bu mod; fiyat göstermeksizin ilgi ölçmek, niş ürünlerde esnek fiyatlandırma uygulamak veya pazarlık ortamı yaratmak amacıyla kullanılır.</w:t>
      </w:r>
    </w:p>
    <w:p w:rsidR="00000000" w:rsidDel="00000000" w:rsidP="00000000" w:rsidRDefault="00000000" w:rsidRPr="00000000" w14:paraId="00000178">
      <w:pPr>
        <w:spacing w:after="0" w:line="240" w:lineRule="auto"/>
        <w:rPr>
          <w:sz w:val="22"/>
          <w:szCs w:val="22"/>
        </w:rPr>
      </w:pPr>
      <w:r w:rsidDel="00000000" w:rsidR="00000000" w:rsidRPr="00000000">
        <w:rPr>
          <w:rtl w:val="0"/>
        </w:rPr>
      </w:r>
    </w:p>
    <w:p w:rsidR="00000000" w:rsidDel="00000000" w:rsidP="00000000" w:rsidRDefault="00000000" w:rsidRPr="00000000" w14:paraId="00000179">
      <w:pPr>
        <w:spacing w:after="60" w:before="60" w:lineRule="auto"/>
        <w:rPr>
          <w:sz w:val="22"/>
          <w:szCs w:val="22"/>
        </w:rPr>
      </w:pPr>
      <w:r w:rsidDel="00000000" w:rsidR="00000000" w:rsidRPr="00000000">
        <w:rPr>
          <w:sz w:val="22"/>
          <w:szCs w:val="22"/>
          <w:rtl w:val="0"/>
        </w:rPr>
        <w:t xml:space="preserve">İşleyiş akışı:</w:t>
      </w:r>
    </w:p>
    <w:p w:rsidR="00000000" w:rsidDel="00000000" w:rsidP="00000000" w:rsidRDefault="00000000" w:rsidRPr="00000000" w14:paraId="0000017A">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Alıcı, ürün sayfasında fiyat yerine 'Fiyat Sor' butonunu görür ve butona basarak talebini iletir.</w:t>
      </w:r>
    </w:p>
    <w:p w:rsidR="00000000" w:rsidDel="00000000" w:rsidP="00000000" w:rsidRDefault="00000000" w:rsidRPr="00000000" w14:paraId="0000017B">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Sistem, yalnızca ilgili alıcı ve satıcıya görünür, kapalı devre bir mesajlaşma kanalı açar. Bu kanal üçüncü taraflara, diğer kullanıcılara ve genel platforma kapalıdır.</w:t>
      </w:r>
    </w:p>
    <w:p w:rsidR="00000000" w:rsidDel="00000000" w:rsidP="00000000" w:rsidRDefault="00000000" w:rsidRPr="00000000" w14:paraId="0000017C">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Tüm mesajlar sistem tarafından kayıt altına alınır ve izlenir; uyumsuz içerik veya platform dışı ödeme yönlendirmeleri otomatik olarak tespit edilerek işaretlenir.</w:t>
      </w:r>
    </w:p>
    <w:p w:rsidR="00000000" w:rsidDel="00000000" w:rsidP="00000000" w:rsidRDefault="00000000" w:rsidRPr="00000000" w14:paraId="0000017D">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Satıcı mesajlaşma kanalı üzerinden fiyat bildirdiğinde sistem, bu tutarı teklife dönüştürür ve alıcıya onay için sunar.</w:t>
      </w:r>
    </w:p>
    <w:p w:rsidR="00000000" w:rsidDel="00000000" w:rsidP="00000000" w:rsidRDefault="00000000" w:rsidRPr="00000000" w14:paraId="0000017E">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Alıcı teklifi kabul ettiğinde ödeme otomatik olarak escrow akışına yönlendirilir; süreç standart sipariş akışıyla devam eder.</w:t>
      </w:r>
    </w:p>
    <w:p w:rsidR="00000000" w:rsidDel="00000000" w:rsidP="00000000" w:rsidRDefault="00000000" w:rsidRPr="00000000" w14:paraId="0000017F">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Sistem, komisyonu mutabık kalınan fiyat üzerinden otomatik hesaplar ve uygular.</w:t>
      </w:r>
    </w:p>
    <w:p w:rsidR="00000000" w:rsidDel="00000000" w:rsidP="00000000" w:rsidRDefault="00000000" w:rsidRPr="00000000" w14:paraId="00000180">
      <w:pPr>
        <w:spacing w:after="0" w:line="240" w:lineRule="auto"/>
        <w:rPr>
          <w:sz w:val="22"/>
          <w:szCs w:val="22"/>
        </w:rPr>
      </w:pPr>
      <w:r w:rsidDel="00000000" w:rsidR="00000000" w:rsidRPr="00000000">
        <w:rPr>
          <w:rtl w:val="0"/>
        </w:rPr>
      </w:r>
    </w:p>
    <w:p w:rsidR="00000000" w:rsidDel="00000000" w:rsidP="00000000" w:rsidRDefault="00000000" w:rsidRPr="00000000" w14:paraId="00000181">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'Fiyat Sor' modu ile gerçekleşen satışlar, sipariş ve finansal raporlamalarda ayrı bir kategori altında izlenebilir.</w:t>
      </w:r>
    </w:p>
    <w:p w:rsidR="00000000" w:rsidDel="00000000" w:rsidP="00000000" w:rsidRDefault="00000000" w:rsidRPr="00000000" w14:paraId="00000182">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Satıcı, fiyat bildirdiği teklifin geçerlilik süresini tanımlayabilir; süre dolduğunda teklif otomatik olarak geçersiz sayılır.</w:t>
      </w:r>
    </w:p>
    <w:p w:rsidR="00000000" w:rsidDel="00000000" w:rsidP="00000000" w:rsidRDefault="00000000" w:rsidRPr="00000000" w14:paraId="00000183">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Bu modülü kullanan kullanıcıların kurallara uymadığı tespit edildiğinde üyelikleri ip check, kullanıcı bilgileri vb benzeri yöntemler üzerinden iptal edilir.  </w:t>
      </w:r>
    </w:p>
    <w:p w:rsidR="00000000" w:rsidDel="00000000" w:rsidP="00000000" w:rsidRDefault="00000000" w:rsidRPr="00000000" w14:paraId="00000184">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Bu modül, müzayede modülünden bağımsız çalışır ve her iki mod aynı ürün için eş zamanlı aktif edilemez.</w:t>
      </w:r>
    </w:p>
    <w:p w:rsidR="00000000" w:rsidDel="00000000" w:rsidP="00000000" w:rsidRDefault="00000000" w:rsidRPr="00000000" w14:paraId="00000185">
      <w:pPr>
        <w:pStyle w:val="Heading1"/>
        <w:keepNext w:val="0"/>
        <w:keepLines w:val="0"/>
        <w:spacing w:after="120" w:before="300" w:line="240" w:lineRule="auto"/>
        <w:rPr>
          <w:color w:val="1f4e79"/>
          <w:sz w:val="28"/>
          <w:szCs w:val="28"/>
        </w:rPr>
      </w:pPr>
      <w:r w:rsidDel="00000000" w:rsidR="00000000" w:rsidRPr="00000000">
        <w:rPr>
          <w:color w:val="1f4e79"/>
          <w:sz w:val="28"/>
          <w:szCs w:val="28"/>
          <w:rtl w:val="0"/>
        </w:rPr>
        <w:t xml:space="preserve">16. GÜVENLİK VE UYUM</w:t>
      </w:r>
    </w:p>
    <w:p w:rsidR="00000000" w:rsidDel="00000000" w:rsidP="00000000" w:rsidRDefault="00000000" w:rsidRPr="00000000" w14:paraId="00000186">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Tüm sistem HTTPS üzerinden çalışır.</w:t>
      </w:r>
    </w:p>
    <w:p w:rsidR="00000000" w:rsidDel="00000000" w:rsidP="00000000" w:rsidRDefault="00000000" w:rsidRPr="00000000" w14:paraId="00000187">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API güvenliği: rate limiting, input validation, SQL injection koruması, XSS önleme ve hassas veri maskeleme uygulanır.</w:t>
      </w:r>
    </w:p>
    <w:p w:rsidR="00000000" w:rsidDel="00000000" w:rsidP="00000000" w:rsidRDefault="00000000" w:rsidRPr="00000000" w14:paraId="00000188">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Kullanıcı verileri KVKK kapsamında işlenir; açık rıza onayı, veri silme/anonimleştirme talebi ve veri işleme kaydı mekanizmaları sağlanır.</w:t>
      </w:r>
    </w:p>
    <w:p w:rsidR="00000000" w:rsidDel="00000000" w:rsidP="00000000" w:rsidRDefault="00000000" w:rsidRPr="00000000" w14:paraId="00000189">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Kötü amaçlı kod, arka kapı, sabit kodlanmış kimlik bilgisi, yetkisiz servis hesabı veya veri sızıntısına yol açacak herhangi bir yapı kullanılmaz.</w:t>
      </w:r>
    </w:p>
    <w:p w:rsidR="00000000" w:rsidDel="00000000" w:rsidP="00000000" w:rsidRDefault="00000000" w:rsidRPr="00000000" w14:paraId="0000018A">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Tespit edilen güvenlik açıkları derhal yazılı olarak bildirilir ve gerekli önlemler alınır.</w:t>
      </w:r>
    </w:p>
    <w:p w:rsidR="00000000" w:rsidDel="00000000" w:rsidP="00000000" w:rsidRDefault="00000000" w:rsidRPr="00000000" w14:paraId="0000018B">
      <w:pPr>
        <w:pStyle w:val="Heading1"/>
        <w:keepNext w:val="0"/>
        <w:keepLines w:val="0"/>
        <w:spacing w:after="120" w:before="300" w:line="240" w:lineRule="auto"/>
        <w:rPr>
          <w:color w:val="1f4e79"/>
          <w:sz w:val="28"/>
          <w:szCs w:val="28"/>
        </w:rPr>
      </w:pPr>
      <w:r w:rsidDel="00000000" w:rsidR="00000000" w:rsidRPr="00000000">
        <w:rPr>
          <w:color w:val="1f4e79"/>
          <w:sz w:val="28"/>
          <w:szCs w:val="28"/>
          <w:rtl w:val="0"/>
        </w:rPr>
        <w:t xml:space="preserve">17. TESLİM MANTIĞI VE KABUL KRİTERLERİ</w:t>
      </w:r>
    </w:p>
    <w:p w:rsidR="00000000" w:rsidDel="00000000" w:rsidP="00000000" w:rsidRDefault="00000000" w:rsidRPr="00000000" w14:paraId="0000018C">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Teslimat aşamalı yürütülür. Her aşama çalışır hâlde gösterilir, ilgili dokümantasyonuyla birlikte teslim edilir ve yazılı onaya sunulur.</w:t>
      </w:r>
    </w:p>
    <w:p w:rsidR="00000000" w:rsidDel="00000000" w:rsidP="00000000" w:rsidRDefault="00000000" w:rsidRPr="00000000" w14:paraId="0000018D">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Bir modülün teslim edilmiş sayılabilmesi için yalnızca yazılmış olması yetmez; ilgili işlevin çalışması, ana akışın tamamlanması ve bağımlı bileşenlerle entegre olması gerekir.</w:t>
      </w:r>
    </w:p>
    <w:p w:rsidR="00000000" w:rsidDel="00000000" w:rsidP="00000000" w:rsidRDefault="00000000" w:rsidRPr="00000000" w14:paraId="0000018E">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Müşteri, teslimleri iş günü bazında inceleyerek yazılı kabul veya gerekçeli red bildiriminde bulunur.</w:t>
      </w:r>
    </w:p>
    <w:p w:rsidR="00000000" w:rsidDel="00000000" w:rsidP="00000000" w:rsidRDefault="00000000" w:rsidRPr="00000000" w14:paraId="0000018F">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Her iki haftada bir Müşteri'ye ilerleme raporu sunulur; tamamlanan iş paketleri, riskler, açıklar ve ihtiyaçlar yazılı olarak paylaşılır.</w:t>
      </w:r>
    </w:p>
    <w:p w:rsidR="00000000" w:rsidDel="00000000" w:rsidP="00000000" w:rsidRDefault="00000000" w:rsidRPr="00000000" w14:paraId="00000190">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Her sprint/faz sonunda ilgili modülün demo, test ve düzeltme süreci tamamlanır.</w:t>
      </w:r>
    </w:p>
    <w:p w:rsidR="00000000" w:rsidDel="00000000" w:rsidP="00000000" w:rsidRDefault="00000000" w:rsidRPr="00000000" w14:paraId="00000191">
      <w:pPr>
        <w:pStyle w:val="Heading1"/>
        <w:keepNext w:val="0"/>
        <w:keepLines w:val="0"/>
        <w:spacing w:after="120" w:before="300" w:line="240" w:lineRule="auto"/>
        <w:rPr>
          <w:color w:val="1f4e79"/>
          <w:sz w:val="28"/>
          <w:szCs w:val="28"/>
        </w:rPr>
      </w:pPr>
      <w:r w:rsidDel="00000000" w:rsidR="00000000" w:rsidRPr="00000000">
        <w:rPr>
          <w:rtl w:val="0"/>
        </w:rPr>
      </w:r>
    </w:p>
    <w:p w:rsidR="00000000" w:rsidDel="00000000" w:rsidP="00000000" w:rsidRDefault="00000000" w:rsidRPr="00000000" w14:paraId="00000192">
      <w:pPr>
        <w:pStyle w:val="Heading1"/>
        <w:keepNext w:val="0"/>
        <w:keepLines w:val="0"/>
        <w:spacing w:after="120" w:before="300" w:line="240" w:lineRule="auto"/>
        <w:rPr>
          <w:color w:val="1f4e79"/>
          <w:sz w:val="28"/>
          <w:szCs w:val="28"/>
        </w:rPr>
      </w:pPr>
      <w:r w:rsidDel="00000000" w:rsidR="00000000" w:rsidRPr="00000000">
        <w:rPr>
          <w:rtl w:val="0"/>
        </w:rPr>
      </w:r>
    </w:p>
    <w:p w:rsidR="00000000" w:rsidDel="00000000" w:rsidP="00000000" w:rsidRDefault="00000000" w:rsidRPr="00000000" w14:paraId="00000193">
      <w:pPr>
        <w:pStyle w:val="Heading1"/>
        <w:keepNext w:val="0"/>
        <w:keepLines w:val="0"/>
        <w:spacing w:after="120" w:before="300" w:line="240" w:lineRule="auto"/>
        <w:rPr>
          <w:color w:val="1f4e79"/>
          <w:sz w:val="28"/>
          <w:szCs w:val="28"/>
        </w:rPr>
      </w:pPr>
      <w:r w:rsidDel="00000000" w:rsidR="00000000" w:rsidRPr="00000000">
        <w:rPr>
          <w:rtl w:val="0"/>
        </w:rPr>
      </w:r>
    </w:p>
    <w:p w:rsidR="00000000" w:rsidDel="00000000" w:rsidP="00000000" w:rsidRDefault="00000000" w:rsidRPr="00000000" w14:paraId="00000194">
      <w:pPr>
        <w:pStyle w:val="Heading1"/>
        <w:keepNext w:val="0"/>
        <w:keepLines w:val="0"/>
        <w:spacing w:after="120" w:before="300" w:line="240" w:lineRule="auto"/>
        <w:rPr>
          <w:color w:val="1f4e79"/>
          <w:sz w:val="28"/>
          <w:szCs w:val="28"/>
        </w:rPr>
      </w:pPr>
      <w:r w:rsidDel="00000000" w:rsidR="00000000" w:rsidRPr="00000000">
        <w:rPr>
          <w:color w:val="1f4e79"/>
          <w:sz w:val="28"/>
          <w:szCs w:val="28"/>
          <w:rtl w:val="0"/>
        </w:rPr>
        <w:t xml:space="preserve">18. 12 HAFTALIK GELİŞTİRME PLANI</w:t>
      </w:r>
    </w:p>
    <w:p w:rsidR="00000000" w:rsidDel="00000000" w:rsidP="00000000" w:rsidRDefault="00000000" w:rsidRPr="00000000" w14:paraId="00000195">
      <w:pPr>
        <w:spacing w:after="60" w:before="60" w:lineRule="auto"/>
        <w:rPr>
          <w:sz w:val="22"/>
          <w:szCs w:val="22"/>
        </w:rPr>
      </w:pPr>
      <w:r w:rsidDel="00000000" w:rsidR="00000000" w:rsidRPr="00000000">
        <w:rPr>
          <w:sz w:val="22"/>
          <w:szCs w:val="22"/>
          <w:rtl w:val="0"/>
        </w:rPr>
        <w:t xml:space="preserve">Aşağıdaki plan işin normal akışını gösterir. Teknik zorunluluk veya güvenlik gereklilikleri nedeniyle sıralamada değişiklik yapılabilir; ancak nihai kapsam aynen korunur.</w:t>
      </w:r>
    </w:p>
    <w:p w:rsidR="00000000" w:rsidDel="00000000" w:rsidP="00000000" w:rsidRDefault="00000000" w:rsidRPr="00000000" w14:paraId="00000196">
      <w:pPr>
        <w:spacing w:after="0" w:line="240" w:lineRule="auto"/>
        <w:rPr>
          <w:sz w:val="22"/>
          <w:szCs w:val="22"/>
        </w:rPr>
      </w:pP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500"/>
        <w:gridCol w:w="4400"/>
        <w:gridCol w:w="2500"/>
        <w:tblGridChange w:id="0">
          <w:tblGrid>
            <w:gridCol w:w="600"/>
            <w:gridCol w:w="1500"/>
            <w:gridCol w:w="4400"/>
            <w:gridCol w:w="250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97">
            <w:pPr>
              <w:spacing w:after="0" w:line="240" w:lineRule="auto"/>
              <w:jc w:val="center"/>
              <w:rPr>
                <w:sz w:val="22"/>
                <w:szCs w:val="22"/>
              </w:rPr>
            </w:pPr>
            <w:r w:rsidDel="00000000" w:rsidR="00000000" w:rsidRPr="00000000">
              <w:rPr>
                <w:b w:val="1"/>
                <w:bCs w:val="1"/>
                <w:color w:val="ffffff"/>
                <w:sz w:val="20"/>
                <w:szCs w:val="20"/>
                <w:rtl w:val="0"/>
              </w:rPr>
              <w:t xml:space="preserve">Hafta</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98">
            <w:pPr>
              <w:spacing w:after="0" w:line="240" w:lineRule="auto"/>
              <w:jc w:val="center"/>
              <w:rPr>
                <w:sz w:val="22"/>
                <w:szCs w:val="22"/>
              </w:rPr>
            </w:pPr>
            <w:r w:rsidDel="00000000" w:rsidR="00000000" w:rsidRPr="00000000">
              <w:rPr>
                <w:b w:val="1"/>
                <w:bCs w:val="1"/>
                <w:color w:val="ffffff"/>
                <w:sz w:val="20"/>
                <w:szCs w:val="20"/>
                <w:rtl w:val="0"/>
              </w:rPr>
              <w:t xml:space="preserve">Faz</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99">
            <w:pPr>
              <w:spacing w:after="0" w:line="240" w:lineRule="auto"/>
              <w:jc w:val="center"/>
              <w:rPr>
                <w:sz w:val="22"/>
                <w:szCs w:val="22"/>
              </w:rPr>
            </w:pPr>
            <w:r w:rsidDel="00000000" w:rsidR="00000000" w:rsidRPr="00000000">
              <w:rPr>
                <w:b w:val="1"/>
                <w:bCs w:val="1"/>
                <w:color w:val="ffffff"/>
                <w:sz w:val="20"/>
                <w:szCs w:val="20"/>
                <w:rtl w:val="0"/>
              </w:rPr>
              <w:t xml:space="preserve">Görevler</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9A">
            <w:pPr>
              <w:spacing w:after="0" w:line="240" w:lineRule="auto"/>
              <w:jc w:val="center"/>
              <w:rPr>
                <w:sz w:val="22"/>
                <w:szCs w:val="22"/>
              </w:rPr>
            </w:pPr>
            <w:r w:rsidDel="00000000" w:rsidR="00000000" w:rsidRPr="00000000">
              <w:rPr>
                <w:b w:val="1"/>
                <w:bCs w:val="1"/>
                <w:color w:val="ffffff"/>
                <w:sz w:val="20"/>
                <w:szCs w:val="20"/>
                <w:rtl w:val="0"/>
              </w:rPr>
              <w:t xml:space="preserve">Milestone / Çıktı</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9B">
            <w:pPr>
              <w:spacing w:after="20" w:before="20" w:line="240" w:lineRule="auto"/>
              <w:rPr>
                <w:sz w:val="22"/>
                <w:szCs w:val="22"/>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9C">
            <w:pPr>
              <w:spacing w:after="20" w:before="20" w:line="240" w:lineRule="auto"/>
              <w:rPr>
                <w:sz w:val="22"/>
                <w:szCs w:val="22"/>
              </w:rPr>
            </w:pPr>
            <w:r w:rsidDel="00000000" w:rsidR="00000000" w:rsidRPr="00000000">
              <w:rPr>
                <w:sz w:val="20"/>
                <w:szCs w:val="20"/>
                <w:rtl w:val="0"/>
              </w:rPr>
              <w:t xml:space="preserve">Analiz &amp; Mimari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9D">
            <w:pPr>
              <w:spacing w:after="20" w:before="20" w:line="240" w:lineRule="auto"/>
              <w:rPr>
                <w:sz w:val="22"/>
                <w:szCs w:val="22"/>
              </w:rPr>
            </w:pPr>
            <w:r w:rsidDel="00000000" w:rsidR="00000000" w:rsidRPr="00000000">
              <w:rPr>
                <w:sz w:val="20"/>
                <w:szCs w:val="20"/>
                <w:rtl w:val="0"/>
              </w:rPr>
              <w:t xml:space="preserve">Mevcut sistem analizi, veri modeli, ER diyagramı, mimari tasarım, Redis ve RabbitMQ yapılandırması, GitHub repo + CI/CD + staging kurulumu.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9E">
            <w:pPr>
              <w:spacing w:after="20" w:before="20" w:line="240" w:lineRule="auto"/>
              <w:rPr>
                <w:sz w:val="22"/>
                <w:szCs w:val="22"/>
              </w:rPr>
            </w:pPr>
            <w:r w:rsidDel="00000000" w:rsidR="00000000" w:rsidRPr="00000000">
              <w:rPr>
                <w:sz w:val="20"/>
                <w:szCs w:val="20"/>
                <w:rtl w:val="0"/>
              </w:rPr>
              <w:t xml:space="preserve">Mimari doküman, repo hazır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19F">
            <w:pPr>
              <w:spacing w:after="20" w:before="20" w:line="240" w:lineRule="auto"/>
              <w:rPr>
                <w:sz w:val="22"/>
                <w:szCs w:val="22"/>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1A0">
            <w:pPr>
              <w:spacing w:after="20" w:before="20" w:line="240" w:lineRule="auto"/>
              <w:rPr>
                <w:sz w:val="22"/>
                <w:szCs w:val="22"/>
              </w:rPr>
            </w:pPr>
            <w:r w:rsidDel="00000000" w:rsidR="00000000" w:rsidRPr="00000000">
              <w:rPr>
                <w:sz w:val="20"/>
                <w:szCs w:val="20"/>
                <w:rtl w:val="0"/>
              </w:rPr>
              <w:t xml:space="preserve">UI/UX Tasarım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1A1">
            <w:pPr>
              <w:spacing w:after="20" w:before="20" w:line="240" w:lineRule="auto"/>
              <w:rPr>
                <w:sz w:val="22"/>
                <w:szCs w:val="22"/>
              </w:rPr>
            </w:pPr>
            <w:r w:rsidDel="00000000" w:rsidR="00000000" w:rsidRPr="00000000">
              <w:rPr>
                <w:sz w:val="20"/>
                <w:szCs w:val="20"/>
                <w:rtl w:val="0"/>
              </w:rPr>
              <w:t xml:space="preserve">Kullanıcı senaryoları, ekran akışları, mobil wireframe, admin panel wireframe, müzayede ekranı akışı.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1A2">
            <w:pPr>
              <w:spacing w:after="20" w:before="20" w:line="240" w:lineRule="auto"/>
              <w:rPr>
                <w:sz w:val="22"/>
                <w:szCs w:val="22"/>
              </w:rPr>
            </w:pPr>
            <w:r w:rsidDel="00000000" w:rsidR="00000000" w:rsidRPr="00000000">
              <w:rPr>
                <w:sz w:val="20"/>
                <w:szCs w:val="20"/>
                <w:rtl w:val="0"/>
              </w:rPr>
              <w:t xml:space="preserve">Onaylı wireframe seti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A3">
            <w:pPr>
              <w:spacing w:after="20" w:before="20" w:line="240" w:lineRule="auto"/>
              <w:rPr>
                <w:sz w:val="22"/>
                <w:szCs w:val="22"/>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A4">
            <w:pPr>
              <w:spacing w:after="20" w:before="20" w:line="240" w:lineRule="auto"/>
              <w:rPr>
                <w:sz w:val="22"/>
                <w:szCs w:val="22"/>
              </w:rPr>
            </w:pPr>
            <w:r w:rsidDel="00000000" w:rsidR="00000000" w:rsidRPr="00000000">
              <w:rPr>
                <w:sz w:val="20"/>
                <w:szCs w:val="20"/>
                <w:rtl w:val="0"/>
              </w:rPr>
              <w:t xml:space="preserve">UI/UX Tasarım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A5">
            <w:pPr>
              <w:spacing w:after="20" w:before="20" w:line="240" w:lineRule="auto"/>
              <w:rPr>
                <w:sz w:val="22"/>
                <w:szCs w:val="22"/>
              </w:rPr>
            </w:pPr>
            <w:r w:rsidDel="00000000" w:rsidR="00000000" w:rsidRPr="00000000">
              <w:rPr>
                <w:sz w:val="20"/>
                <w:szCs w:val="20"/>
                <w:rtl w:val="0"/>
              </w:rPr>
              <w:t xml:space="preserve">Yüksek çözünürlüklü UI tasarımı, satıcı akışları, bileşen kütüphanesi.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A6">
            <w:pPr>
              <w:spacing w:after="20" w:before="20" w:line="240" w:lineRule="auto"/>
              <w:rPr>
                <w:sz w:val="22"/>
                <w:szCs w:val="22"/>
              </w:rPr>
            </w:pPr>
            <w:r w:rsidDel="00000000" w:rsidR="00000000" w:rsidRPr="00000000">
              <w:rPr>
                <w:sz w:val="20"/>
                <w:szCs w:val="20"/>
                <w:rtl w:val="0"/>
              </w:rPr>
              <w:t xml:space="preserve">Figma tasarımı teslimi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1A7">
            <w:pPr>
              <w:spacing w:after="20" w:before="20" w:line="240" w:lineRule="auto"/>
              <w:rPr>
                <w:sz w:val="22"/>
                <w:szCs w:val="22"/>
              </w:rPr>
            </w:pPr>
            <w:r w:rsidDel="00000000" w:rsidR="00000000" w:rsidRPr="00000000">
              <w:rPr>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1A8">
            <w:pPr>
              <w:spacing w:after="20" w:before="20" w:line="240" w:lineRule="auto"/>
              <w:rPr>
                <w:sz w:val="22"/>
                <w:szCs w:val="22"/>
              </w:rPr>
            </w:pPr>
            <w:r w:rsidDel="00000000" w:rsidR="00000000" w:rsidRPr="00000000">
              <w:rPr>
                <w:sz w:val="20"/>
                <w:szCs w:val="20"/>
                <w:rtl w:val="0"/>
              </w:rPr>
              <w:t xml:space="preserve">Frontend Altyapı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1A9">
            <w:pPr>
              <w:spacing w:after="20" w:before="20" w:line="240" w:lineRule="auto"/>
              <w:rPr>
                <w:sz w:val="22"/>
                <w:szCs w:val="22"/>
              </w:rPr>
            </w:pPr>
            <w:r w:rsidDel="00000000" w:rsidR="00000000" w:rsidRPr="00000000">
              <w:rPr>
                <w:sz w:val="20"/>
                <w:szCs w:val="20"/>
                <w:rtl w:val="0"/>
              </w:rPr>
              <w:t xml:space="preserve">UI tasarımı finalize, React Native proje yapısı, navigasyon mimarisi, ortak bileşenler, tema ve stil sistemi.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1AA">
            <w:pPr>
              <w:spacing w:after="20" w:before="20" w:line="240" w:lineRule="auto"/>
              <w:rPr>
                <w:sz w:val="22"/>
                <w:szCs w:val="22"/>
              </w:rPr>
            </w:pPr>
            <w:r w:rsidDel="00000000" w:rsidR="00000000" w:rsidRPr="00000000">
              <w:rPr>
                <w:sz w:val="20"/>
                <w:szCs w:val="20"/>
                <w:rtl w:val="0"/>
              </w:rPr>
              <w:t xml:space="preserve">Frontend iskelet hazır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AB">
            <w:pPr>
              <w:spacing w:after="20" w:before="20" w:line="240" w:lineRule="auto"/>
              <w:rPr>
                <w:sz w:val="22"/>
                <w:szCs w:val="22"/>
              </w:rPr>
            </w:pPr>
            <w:r w:rsidDel="00000000" w:rsidR="00000000" w:rsidRPr="00000000">
              <w:rPr>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AC">
            <w:pPr>
              <w:spacing w:after="20" w:before="20" w:line="240" w:lineRule="auto"/>
              <w:rPr>
                <w:sz w:val="22"/>
                <w:szCs w:val="22"/>
              </w:rPr>
            </w:pPr>
            <w:r w:rsidDel="00000000" w:rsidR="00000000" w:rsidRPr="00000000">
              <w:rPr>
                <w:sz w:val="20"/>
                <w:szCs w:val="20"/>
                <w:rtl w:val="0"/>
              </w:rPr>
              <w:t xml:space="preserve">Backend Temel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AD">
            <w:pPr>
              <w:spacing w:after="20" w:before="20" w:line="240" w:lineRule="auto"/>
              <w:rPr>
                <w:sz w:val="22"/>
                <w:szCs w:val="22"/>
              </w:rPr>
            </w:pPr>
            <w:r w:rsidDel="00000000" w:rsidR="00000000" w:rsidRPr="00000000">
              <w:rPr>
                <w:sz w:val="20"/>
                <w:szCs w:val="20"/>
                <w:rtl w:val="0"/>
              </w:rPr>
              <w:t xml:space="preserve">NestJS modüler yapı, JWT/refresh/RBAC kimlik doğrulama, kullanıcı ve satıcı modülleri, PostgreSQL şeması, Redis + RabbitMQ entegrasyonu.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AE">
            <w:pPr>
              <w:spacing w:after="20" w:before="20" w:line="240" w:lineRule="auto"/>
              <w:rPr>
                <w:sz w:val="22"/>
                <w:szCs w:val="22"/>
              </w:rPr>
            </w:pPr>
            <w:r w:rsidDel="00000000" w:rsidR="00000000" w:rsidRPr="00000000">
              <w:rPr>
                <w:sz w:val="20"/>
                <w:szCs w:val="20"/>
                <w:rtl w:val="0"/>
              </w:rPr>
              <w:t xml:space="preserve">Auth API ve DB hazır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1AF">
            <w:pPr>
              <w:spacing w:after="20" w:before="20" w:line="240" w:lineRule="auto"/>
              <w:rPr>
                <w:sz w:val="22"/>
                <w:szCs w:val="22"/>
              </w:rPr>
            </w:pPr>
            <w:r w:rsidDel="00000000" w:rsidR="00000000" w:rsidRPr="00000000">
              <w:rPr>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1B0">
            <w:pPr>
              <w:spacing w:after="20" w:before="20" w:line="240" w:lineRule="auto"/>
              <w:rPr>
                <w:sz w:val="22"/>
                <w:szCs w:val="22"/>
              </w:rPr>
            </w:pPr>
            <w:r w:rsidDel="00000000" w:rsidR="00000000" w:rsidRPr="00000000">
              <w:rPr>
                <w:sz w:val="20"/>
                <w:szCs w:val="20"/>
                <w:rtl w:val="0"/>
              </w:rPr>
              <w:t xml:space="preserve">Müzayede Motoru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1B1">
            <w:pPr>
              <w:spacing w:after="20" w:before="20" w:line="240" w:lineRule="auto"/>
              <w:rPr>
                <w:sz w:val="22"/>
                <w:szCs w:val="22"/>
              </w:rPr>
            </w:pPr>
            <w:r w:rsidDel="00000000" w:rsidR="00000000" w:rsidRPr="00000000">
              <w:rPr>
                <w:sz w:val="20"/>
                <w:szCs w:val="20"/>
                <w:rtl w:val="0"/>
              </w:rPr>
              <w:t xml:space="preserve">Durum makinesi, Socket.IO + Redis Pub/Sub + RabbitMQ teklif motoru, anti-sniping, teklif rekabet koruması, ürün ve kategori servisleri.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1B2">
            <w:pPr>
              <w:spacing w:after="20" w:before="20" w:line="240" w:lineRule="auto"/>
              <w:rPr>
                <w:sz w:val="22"/>
                <w:szCs w:val="22"/>
              </w:rPr>
            </w:pPr>
            <w:r w:rsidDel="00000000" w:rsidR="00000000" w:rsidRPr="00000000">
              <w:rPr>
                <w:sz w:val="20"/>
                <w:szCs w:val="20"/>
                <w:rtl w:val="0"/>
              </w:rPr>
              <w:t xml:space="preserve">Müzayede API + WebSocket çalışır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B3">
            <w:pPr>
              <w:spacing w:after="20" w:before="20" w:line="240" w:lineRule="auto"/>
              <w:rPr>
                <w:sz w:val="22"/>
                <w:szCs w:val="22"/>
              </w:rPr>
            </w:pPr>
            <w:r w:rsidDel="00000000" w:rsidR="00000000" w:rsidRPr="00000000">
              <w:rPr>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B4">
            <w:pPr>
              <w:spacing w:after="20" w:before="20" w:line="240" w:lineRule="auto"/>
              <w:rPr>
                <w:sz w:val="22"/>
                <w:szCs w:val="22"/>
              </w:rPr>
            </w:pPr>
            <w:r w:rsidDel="00000000" w:rsidR="00000000" w:rsidRPr="00000000">
              <w:rPr>
                <w:sz w:val="20"/>
                <w:szCs w:val="20"/>
                <w:rtl w:val="0"/>
              </w:rPr>
              <w:t xml:space="preserve">Ödeme &amp; Sipariş</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B5">
            <w:pPr>
              <w:spacing w:after="20" w:before="20" w:line="240" w:lineRule="auto"/>
              <w:rPr>
                <w:sz w:val="22"/>
                <w:szCs w:val="22"/>
              </w:rPr>
            </w:pPr>
            <w:r w:rsidDel="00000000" w:rsidR="00000000" w:rsidRPr="00000000">
              <w:rPr>
                <w:sz w:val="20"/>
                <w:szCs w:val="20"/>
                <w:rtl w:val="0"/>
              </w:rPr>
              <w:t xml:space="preserve">Sipariş servisi, dijital cüzdan, PayTR/İyzico webhook entegrasyonu, iade/uyuşmazlık akışı, fiyat sor + kapalı devre pazarlık modülü, kargo API, OneSignal bildirim servisi.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B6">
            <w:pPr>
              <w:spacing w:after="20" w:before="20" w:line="240" w:lineRule="auto"/>
              <w:rPr>
                <w:sz w:val="22"/>
                <w:szCs w:val="22"/>
              </w:rPr>
            </w:pPr>
            <w:r w:rsidDel="00000000" w:rsidR="00000000" w:rsidRPr="00000000">
              <w:rPr>
                <w:sz w:val="20"/>
                <w:szCs w:val="20"/>
                <w:rtl w:val="0"/>
              </w:rPr>
              <w:t xml:space="preserve">Sipariş + ödeme + pazarlık akışı çalışır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1B7">
            <w:pPr>
              <w:spacing w:after="20" w:before="20" w:line="240" w:lineRule="auto"/>
              <w:rPr>
                <w:sz w:val="22"/>
                <w:szCs w:val="22"/>
              </w:rPr>
            </w:pPr>
            <w:r w:rsidDel="00000000" w:rsidR="00000000" w:rsidRPr="00000000">
              <w:rPr>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1B8">
            <w:pPr>
              <w:spacing w:after="20" w:before="20" w:line="240" w:lineRule="auto"/>
              <w:rPr>
                <w:sz w:val="22"/>
                <w:szCs w:val="22"/>
              </w:rPr>
            </w:pPr>
            <w:r w:rsidDel="00000000" w:rsidR="00000000" w:rsidRPr="00000000">
              <w:rPr>
                <w:sz w:val="20"/>
                <w:szCs w:val="20"/>
                <w:rtl w:val="0"/>
              </w:rPr>
              <w:t xml:space="preserve">Mobil Uygulama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1B9">
            <w:pPr>
              <w:spacing w:after="20" w:before="20" w:line="240" w:lineRule="auto"/>
              <w:rPr>
                <w:sz w:val="22"/>
                <w:szCs w:val="22"/>
              </w:rPr>
            </w:pPr>
            <w:r w:rsidDel="00000000" w:rsidR="00000000" w:rsidRPr="00000000">
              <w:rPr>
                <w:sz w:val="20"/>
                <w:szCs w:val="20"/>
                <w:rtl w:val="0"/>
              </w:rPr>
              <w:t xml:space="preserve">Tüm kullanıcı ekranları, müzayede ekranı ve gerçek zamanlı teklif akışı, ödeme ekranları, fiyat sor akışı, kampanya/indirim ekranları, push bildirim entegrasyonu.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1BA">
            <w:pPr>
              <w:spacing w:after="20" w:before="20" w:line="240" w:lineRule="auto"/>
              <w:rPr>
                <w:sz w:val="22"/>
                <w:szCs w:val="22"/>
              </w:rPr>
            </w:pPr>
            <w:r w:rsidDel="00000000" w:rsidR="00000000" w:rsidRPr="00000000">
              <w:rPr>
                <w:sz w:val="20"/>
                <w:szCs w:val="20"/>
                <w:rtl w:val="0"/>
              </w:rPr>
              <w:t xml:space="preserve">Mobil ana akış tamam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BB">
            <w:pPr>
              <w:spacing w:after="20" w:before="20" w:line="240" w:lineRule="auto"/>
              <w:rPr>
                <w:sz w:val="22"/>
                <w:szCs w:val="22"/>
              </w:rPr>
            </w:pPr>
            <w:r w:rsidDel="00000000" w:rsidR="00000000" w:rsidRPr="00000000">
              <w:rPr>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BC">
            <w:pPr>
              <w:spacing w:after="20" w:before="20" w:line="240" w:lineRule="auto"/>
              <w:rPr>
                <w:sz w:val="22"/>
                <w:szCs w:val="22"/>
              </w:rPr>
            </w:pPr>
            <w:r w:rsidDel="00000000" w:rsidR="00000000" w:rsidRPr="00000000">
              <w:rPr>
                <w:sz w:val="20"/>
                <w:szCs w:val="20"/>
                <w:rtl w:val="0"/>
              </w:rPr>
              <w:t xml:space="preserve">Admin &amp; Satıcı Paneli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BD">
            <w:pPr>
              <w:spacing w:after="20" w:before="20" w:line="240" w:lineRule="auto"/>
              <w:rPr>
                <w:sz w:val="22"/>
                <w:szCs w:val="22"/>
              </w:rPr>
            </w:pPr>
            <w:r w:rsidDel="00000000" w:rsidR="00000000" w:rsidRPr="00000000">
              <w:rPr>
                <w:sz w:val="20"/>
                <w:szCs w:val="20"/>
                <w:rtl w:val="0"/>
              </w:rPr>
              <w:t xml:space="preserve">Web yönetim paneli, satıcı ekranları, müzayede oluşturma/yönetimi, reklam paketi satın alma ve yönetimi, kampanya ve indirim yönetimi, raporlama ve izleme ekranları.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BE">
            <w:pPr>
              <w:spacing w:after="20" w:before="20" w:line="240" w:lineRule="auto"/>
              <w:rPr>
                <w:sz w:val="22"/>
                <w:szCs w:val="22"/>
              </w:rPr>
            </w:pPr>
            <w:r w:rsidDel="00000000" w:rsidR="00000000" w:rsidRPr="00000000">
              <w:rPr>
                <w:sz w:val="20"/>
                <w:szCs w:val="20"/>
                <w:rtl w:val="0"/>
              </w:rPr>
              <w:t xml:space="preserve">Admin + satıcı paneli çalışır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1BF">
            <w:pPr>
              <w:spacing w:after="20" w:before="20" w:line="240" w:lineRule="auto"/>
              <w:rPr>
                <w:sz w:val="22"/>
                <w:szCs w:val="22"/>
              </w:rPr>
            </w:pPr>
            <w:r w:rsidDel="00000000" w:rsidR="00000000" w:rsidRPr="00000000">
              <w:rPr>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1C0">
            <w:pPr>
              <w:spacing w:after="20" w:before="20" w:line="240" w:lineRule="auto"/>
              <w:rPr>
                <w:sz w:val="22"/>
                <w:szCs w:val="22"/>
              </w:rPr>
            </w:pPr>
            <w:r w:rsidDel="00000000" w:rsidR="00000000" w:rsidRPr="00000000">
              <w:rPr>
                <w:sz w:val="20"/>
                <w:szCs w:val="20"/>
                <w:rtl w:val="0"/>
              </w:rPr>
              <w:t xml:space="preserve">Entegrasyon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1C1">
            <w:pPr>
              <w:spacing w:after="20" w:before="20" w:line="240" w:lineRule="auto"/>
              <w:rPr>
                <w:sz w:val="22"/>
                <w:szCs w:val="22"/>
              </w:rPr>
            </w:pPr>
            <w:r w:rsidDel="00000000" w:rsidR="00000000" w:rsidRPr="00000000">
              <w:rPr>
                <w:sz w:val="20"/>
                <w:szCs w:val="20"/>
                <w:rtl w:val="0"/>
              </w:rPr>
              <w:t xml:space="preserve">Frontend-backend tam entegrasyon, OTA güncelleme altyapısı, uçtan uca akış testleri, kritik hata giderimi.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1C2">
            <w:pPr>
              <w:spacing w:after="20" w:before="20" w:line="240" w:lineRule="auto"/>
              <w:rPr>
                <w:sz w:val="22"/>
                <w:szCs w:val="22"/>
              </w:rPr>
            </w:pPr>
            <w:r w:rsidDel="00000000" w:rsidR="00000000" w:rsidRPr="00000000">
              <w:rPr>
                <w:sz w:val="20"/>
                <w:szCs w:val="20"/>
                <w:rtl w:val="0"/>
              </w:rPr>
              <w:t xml:space="preserve">Tüm modüller entegre çalışır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C3">
            <w:pPr>
              <w:spacing w:after="20" w:before="20" w:line="240" w:lineRule="auto"/>
              <w:rPr>
                <w:sz w:val="22"/>
                <w:szCs w:val="22"/>
              </w:rPr>
            </w:pPr>
            <w:r w:rsidDel="00000000" w:rsidR="00000000" w:rsidRPr="00000000">
              <w:rPr>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C4">
            <w:pPr>
              <w:spacing w:after="20" w:before="20" w:line="240" w:lineRule="auto"/>
              <w:rPr>
                <w:sz w:val="22"/>
                <w:szCs w:val="22"/>
              </w:rPr>
            </w:pPr>
            <w:r w:rsidDel="00000000" w:rsidR="00000000" w:rsidRPr="00000000">
              <w:rPr>
                <w:sz w:val="20"/>
                <w:szCs w:val="20"/>
                <w:rtl w:val="0"/>
              </w:rPr>
              <w:t xml:space="preserve">Test Süreci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C5">
            <w:pPr>
              <w:spacing w:after="20" w:before="20" w:line="240" w:lineRule="auto"/>
              <w:rPr>
                <w:sz w:val="22"/>
                <w:szCs w:val="22"/>
              </w:rPr>
            </w:pPr>
            <w:r w:rsidDel="00000000" w:rsidR="00000000" w:rsidRPr="00000000">
              <w:rPr>
                <w:sz w:val="20"/>
                <w:szCs w:val="20"/>
                <w:rtl w:val="0"/>
              </w:rPr>
              <w:t xml:space="preserve">Fonksiyonel test, güvenlik testi, yük testi (10.000 kullanıcı simülasyonu), hata düzeltmeleri.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C6">
            <w:pPr>
              <w:spacing w:after="20" w:before="20" w:line="240" w:lineRule="auto"/>
              <w:rPr>
                <w:sz w:val="22"/>
                <w:szCs w:val="22"/>
              </w:rPr>
            </w:pPr>
            <w:r w:rsidDel="00000000" w:rsidR="00000000" w:rsidRPr="00000000">
              <w:rPr>
                <w:sz w:val="20"/>
                <w:szCs w:val="20"/>
                <w:rtl w:val="0"/>
              </w:rPr>
              <w:t xml:space="preserve">Test + yük testi raporu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1C7">
            <w:pPr>
              <w:spacing w:after="20" w:before="20" w:line="240" w:lineRule="auto"/>
              <w:rPr>
                <w:sz w:val="22"/>
                <w:szCs w:val="22"/>
              </w:rPr>
            </w:pPr>
            <w:r w:rsidDel="00000000" w:rsidR="00000000" w:rsidRPr="00000000">
              <w:rPr>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1C8">
            <w:pPr>
              <w:spacing w:after="20" w:before="20" w:line="240" w:lineRule="auto"/>
              <w:rPr>
                <w:sz w:val="22"/>
                <w:szCs w:val="22"/>
              </w:rPr>
            </w:pPr>
            <w:r w:rsidDel="00000000" w:rsidR="00000000" w:rsidRPr="00000000">
              <w:rPr>
                <w:sz w:val="20"/>
                <w:szCs w:val="20"/>
                <w:rtl w:val="0"/>
              </w:rPr>
              <w:t xml:space="preserve">Yayın &amp; Teslim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1C9">
            <w:pPr>
              <w:spacing w:after="20" w:before="20" w:line="240" w:lineRule="auto"/>
              <w:rPr>
                <w:sz w:val="22"/>
                <w:szCs w:val="22"/>
              </w:rPr>
            </w:pPr>
            <w:r w:rsidDel="00000000" w:rsidR="00000000" w:rsidRPr="00000000">
              <w:rPr>
                <w:sz w:val="20"/>
                <w:szCs w:val="20"/>
                <w:rtl w:val="0"/>
              </w:rPr>
              <w:t xml:space="preserve">App Store + Google Play başvuruları için teknik hazırlık, production son kontrol, canlıya alma, kaynak kod ve dokümantasyon teslimi.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vAlign w:val="top"/>
          </w:tcPr>
          <w:p w:rsidR="00000000" w:rsidDel="00000000" w:rsidP="00000000" w:rsidRDefault="00000000" w:rsidRPr="00000000" w14:paraId="000001CA">
            <w:pPr>
              <w:spacing w:after="20" w:before="20" w:line="240" w:lineRule="auto"/>
              <w:rPr>
                <w:sz w:val="22"/>
                <w:szCs w:val="22"/>
              </w:rPr>
            </w:pPr>
            <w:r w:rsidDel="00000000" w:rsidR="00000000" w:rsidRPr="00000000">
              <w:rPr>
                <w:sz w:val="20"/>
                <w:szCs w:val="20"/>
                <w:rtl w:val="0"/>
              </w:rPr>
              <w:t xml:space="preserve">Tam teslim</w:t>
            </w:r>
            <w:r w:rsidDel="00000000" w:rsidR="00000000" w:rsidRPr="00000000">
              <w:rPr>
                <w:rtl w:val="0"/>
              </w:rPr>
            </w:r>
          </w:p>
        </w:tc>
      </w:tr>
    </w:tbl>
    <w:p w:rsidR="00000000" w:rsidDel="00000000" w:rsidP="00000000" w:rsidRDefault="00000000" w:rsidRPr="00000000" w14:paraId="000001CB">
      <w:pPr>
        <w:pStyle w:val="Heading1"/>
        <w:keepNext w:val="0"/>
        <w:keepLines w:val="0"/>
        <w:spacing w:after="120" w:before="300" w:line="240" w:lineRule="auto"/>
        <w:rPr>
          <w:color w:val="1f4e79"/>
          <w:sz w:val="28"/>
          <w:szCs w:val="28"/>
        </w:rPr>
      </w:pPr>
      <w:r w:rsidDel="00000000" w:rsidR="00000000" w:rsidRPr="00000000">
        <w:rPr>
          <w:color w:val="1f4e79"/>
          <w:sz w:val="28"/>
          <w:szCs w:val="28"/>
          <w:rtl w:val="0"/>
        </w:rPr>
        <w:t xml:space="preserve">19. KAPSAM DIŞI VE AYRICA FİYATLANDIRILACAK İŞLER</w:t>
      </w:r>
    </w:p>
    <w:p w:rsidR="00000000" w:rsidDel="00000000" w:rsidP="00000000" w:rsidRDefault="00000000" w:rsidRPr="00000000" w14:paraId="000001CC">
      <w:pPr>
        <w:spacing w:after="60" w:before="60" w:lineRule="auto"/>
        <w:rPr>
          <w:sz w:val="22"/>
          <w:szCs w:val="22"/>
        </w:rPr>
      </w:pPr>
      <w:r w:rsidDel="00000000" w:rsidR="00000000" w:rsidRPr="00000000">
        <w:rPr>
          <w:sz w:val="22"/>
          <w:szCs w:val="22"/>
          <w:rtl w:val="0"/>
        </w:rPr>
        <w:t xml:space="preserve">Aşağıdaki kalemler bu sözleşmenin kapsamı dışındadır ve ayrıca fiyatlandırılır:</w:t>
      </w:r>
    </w:p>
    <w:p w:rsidR="00000000" w:rsidDel="00000000" w:rsidP="00000000" w:rsidRDefault="00000000" w:rsidRPr="00000000" w14:paraId="000001CD">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Sunucu, hosting, domain, App Store / Google Play geliştirici hesapları, üçüncü taraf servis abonelikleri ve kargo firması ücretleri gibi dış maliyetler.</w:t>
      </w:r>
    </w:p>
    <w:p w:rsidR="00000000" w:rsidDel="00000000" w:rsidP="00000000" w:rsidRDefault="00000000" w:rsidRPr="00000000" w14:paraId="000001CE">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Teslimden sonra talep edilen yeni ürün özellikleri, iş modelini değiştiren talepler, tasarım yön değişiklikleri ve kapsam genişletmeleri.</w:t>
      </w:r>
    </w:p>
    <w:p w:rsidR="00000000" w:rsidDel="00000000" w:rsidP="00000000" w:rsidRDefault="00000000" w:rsidRPr="00000000" w14:paraId="000001CF">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Ana iş akışında yer almayan özel entegrasyonlar, ek raporlama ihtiyaçları ve ayrı mobil/masaüstü uygulama talepleri.</w:t>
      </w:r>
    </w:p>
    <w:p w:rsidR="00000000" w:rsidDel="00000000" w:rsidP="00000000" w:rsidRDefault="00000000" w:rsidRPr="00000000" w14:paraId="000001D0">
      <w:pPr>
        <w:pStyle w:val="Heading1"/>
        <w:keepNext w:val="0"/>
        <w:keepLines w:val="0"/>
        <w:spacing w:after="120" w:before="300" w:line="240" w:lineRule="auto"/>
        <w:rPr>
          <w:color w:val="1f4e79"/>
          <w:sz w:val="28"/>
          <w:szCs w:val="28"/>
        </w:rPr>
      </w:pPr>
      <w:r w:rsidDel="00000000" w:rsidR="00000000" w:rsidRPr="00000000">
        <w:rPr>
          <w:color w:val="1f4e79"/>
          <w:sz w:val="28"/>
          <w:szCs w:val="28"/>
          <w:rtl w:val="0"/>
        </w:rPr>
        <w:t xml:space="preserve">20. REVİZYON VE DEĞİŞİKLİK YÖNETİMİ</w:t>
      </w:r>
    </w:p>
    <w:p w:rsidR="00000000" w:rsidDel="00000000" w:rsidP="00000000" w:rsidRDefault="00000000" w:rsidRPr="00000000" w14:paraId="000001D1">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Proje süresince toplam 15 (on beş) revizyon hakkı geçerlidir; revizyon talepleri yazılı olarak iletilir.</w:t>
      </w:r>
    </w:p>
    <w:p w:rsidR="00000000" w:rsidDel="00000000" w:rsidP="00000000" w:rsidRDefault="00000000" w:rsidRPr="00000000" w14:paraId="000001D2">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Projenin çalışır hâle gelmesi için zorunlu olan, önceden öngörülememiş teknik eklemeler revizyon sayılmaz ve kapsam dahilindedir.</w:t>
      </w:r>
      <w:r w:rsidDel="00000000" w:rsidR="00000000" w:rsidRPr="00000000">
        <w:rPr>
          <w:rtl w:val="0"/>
        </w:rPr>
      </w:r>
    </w:p>
    <w:p w:rsidR="00000000" w:rsidDel="00000000" w:rsidP="00000000" w:rsidRDefault="00000000" w:rsidRPr="00000000" w14:paraId="000001D3">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Yeni özellik niteliğinde, ürün yönünü değiştiren veya iş listesinde bulunmayan talepler ayrıca değerlendirilir ve ayrıca fiyatlandırılır.</w:t>
      </w:r>
    </w:p>
    <w:p w:rsidR="00000000" w:rsidDel="00000000" w:rsidP="00000000" w:rsidRDefault="00000000" w:rsidRPr="00000000" w14:paraId="000001D4">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Sistem mimarisini veya güvenliği etkileyen değişiklikler, Geliştirici'nin yazılı teknik notu ve Müşteri'nin yazılı onayı ile uygulanır.</w:t>
      </w:r>
    </w:p>
    <w:p w:rsidR="00000000" w:rsidDel="00000000" w:rsidP="00000000" w:rsidRDefault="00000000" w:rsidRPr="00000000" w14:paraId="000001D5">
      <w:pPr>
        <w:pStyle w:val="Heading1"/>
        <w:keepNext w:val="0"/>
        <w:keepLines w:val="0"/>
        <w:spacing w:after="120" w:before="300" w:line="240" w:lineRule="auto"/>
        <w:rPr>
          <w:color w:val="1f4e79"/>
          <w:sz w:val="28"/>
          <w:szCs w:val="28"/>
        </w:rPr>
      </w:pPr>
      <w:r w:rsidDel="00000000" w:rsidR="00000000" w:rsidRPr="00000000">
        <w:rPr>
          <w:color w:val="1f4e79"/>
          <w:sz w:val="28"/>
          <w:szCs w:val="28"/>
          <w:rtl w:val="0"/>
        </w:rPr>
        <w:t xml:space="preserve">21. DESTEK, HATA VE BAKIM</w:t>
      </w:r>
    </w:p>
    <w:p w:rsidR="00000000" w:rsidDel="00000000" w:rsidP="00000000" w:rsidRDefault="00000000" w:rsidRPr="00000000" w14:paraId="000001D6">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Canlıya alma tarihinden itibaren 3 (üç) ay boyunca yazılımsal hata (bug) giderimi ücretsizdir.</w:t>
      </w:r>
    </w:p>
    <w:p w:rsidR="00000000" w:rsidDel="00000000" w:rsidP="00000000" w:rsidRDefault="00000000" w:rsidRPr="00000000" w14:paraId="000001D7">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Destek süresi; yeni özellik, tasarım değişikliği, üçüncü taraf entegrasyon ekleme veya kapsam genişletme içermez.</w:t>
      </w:r>
    </w:p>
    <w:p w:rsidR="00000000" w:rsidDel="00000000" w:rsidP="00000000" w:rsidRDefault="00000000" w:rsidRPr="00000000" w14:paraId="000001D8">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Hata ile özellik talebi birbirinden ayrıştırılır; hata giderimi için ek ücret talep edilmez.</w:t>
      </w:r>
    </w:p>
    <w:p w:rsidR="00000000" w:rsidDel="00000000" w:rsidP="00000000" w:rsidRDefault="00000000" w:rsidRPr="00000000" w14:paraId="000001D9">
      <w:pPr>
        <w:pStyle w:val="Heading1"/>
        <w:keepNext w:val="0"/>
        <w:keepLines w:val="0"/>
        <w:spacing w:after="120" w:before="300" w:line="240" w:lineRule="auto"/>
        <w:rPr>
          <w:color w:val="1f4e79"/>
          <w:sz w:val="28"/>
          <w:szCs w:val="28"/>
        </w:rPr>
      </w:pPr>
      <w:r w:rsidDel="00000000" w:rsidR="00000000" w:rsidRPr="00000000">
        <w:rPr>
          <w:color w:val="1f4e79"/>
          <w:sz w:val="28"/>
          <w:szCs w:val="28"/>
          <w:rtl w:val="0"/>
        </w:rPr>
        <w:t xml:space="preserve">22. ERİŞİM, MÜLKİYET VE TESLİM ŞARTLARI</w:t>
      </w:r>
    </w:p>
    <w:p w:rsidR="00000000" w:rsidDel="00000000" w:rsidP="00000000" w:rsidRDefault="00000000" w:rsidRPr="00000000" w14:paraId="000001DA">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Repository, issue geçmişi, commit kayıtları, dokümantasyon, test çıktıları, build araçları ve ilgili tüm teknik materyaller proje sahibinin GitHub hesabında tutulur.</w:t>
      </w:r>
    </w:p>
    <w:p w:rsidR="00000000" w:rsidDel="00000000" w:rsidP="00000000" w:rsidRDefault="00000000" w:rsidRPr="00000000" w14:paraId="000001DB">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Teslim anında; tüm erişimler, admin yetkileri, servis hesapları, API anahtarları ve operasyonel bilgiler Müşteri'ye devredilmiş olur.</w:t>
      </w:r>
    </w:p>
    <w:p w:rsidR="00000000" w:rsidDel="00000000" w:rsidP="00000000" w:rsidRDefault="00000000" w:rsidRPr="00000000" w14:paraId="000001DC">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Geliştirici, Müşteri'nin yazılı onayı olmaksızın hiçbir kaynak kodu, şema, belge veya teknik bilgiyi başka bir hesapta tutamaz ya da yeniden kullanamaz.</w:t>
      </w:r>
    </w:p>
    <w:p w:rsidR="00000000" w:rsidDel="00000000" w:rsidP="00000000" w:rsidRDefault="00000000" w:rsidRPr="00000000" w14:paraId="000001DD">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Geliştirici'nin kasıtlı veya ağır kusurlu güvenlik ihlallerinden doğan zararlar kendisine aittir.</w:t>
      </w:r>
    </w:p>
    <w:p w:rsidR="00000000" w:rsidDel="00000000" w:rsidP="00000000" w:rsidRDefault="00000000" w:rsidRPr="00000000" w14:paraId="000001DE">
      <w:pPr>
        <w:pStyle w:val="Heading1"/>
        <w:keepNext w:val="0"/>
        <w:keepLines w:val="0"/>
        <w:spacing w:after="120" w:before="300" w:line="240" w:lineRule="auto"/>
        <w:rPr>
          <w:color w:val="1f4e79"/>
          <w:sz w:val="28"/>
          <w:szCs w:val="28"/>
        </w:rPr>
      </w:pPr>
      <w:r w:rsidDel="00000000" w:rsidR="00000000" w:rsidRPr="00000000">
        <w:rPr>
          <w:color w:val="1f4e79"/>
          <w:sz w:val="28"/>
          <w:szCs w:val="28"/>
          <w:rtl w:val="0"/>
        </w:rPr>
        <w:t xml:space="preserve">23. TEST, PERFORMANS VE YAYINA ALMA KRİTERLERİ</w:t>
      </w:r>
    </w:p>
    <w:p w:rsidR="00000000" w:rsidDel="00000000" w:rsidP="00000000" w:rsidRDefault="00000000" w:rsidRPr="00000000" w14:paraId="000001DF">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Sistem canlıya alınmadan önce fonksiyonel testler, güvenlik testleri ve yük testlerinden geçirilir.</w:t>
      </w:r>
    </w:p>
    <w:p w:rsidR="00000000" w:rsidDel="00000000" w:rsidP="00000000" w:rsidRDefault="00000000" w:rsidRPr="00000000" w14:paraId="000001E0">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En az 10.000 eş zamanlı kullanıcıyı simüle eden yük testi yapılır ve sonuçlar rapor olarak teslim edilir.</w:t>
      </w:r>
    </w:p>
    <w:p w:rsidR="00000000" w:rsidDel="00000000" w:rsidP="00000000" w:rsidRDefault="00000000" w:rsidRPr="00000000" w14:paraId="000001E1">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Tüm modüller entegre ve çalışır hâlde teslim edilir. Teslim; kaynak kod, dokümantasyon ve tüm erişimlerin devriyle tamamlanır.</w:t>
      </w:r>
    </w:p>
    <w:p w:rsidR="00000000" w:rsidDel="00000000" w:rsidP="00000000" w:rsidRDefault="00000000" w:rsidRPr="00000000" w14:paraId="000001E2">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App Store ve Google Play başvuruları için gereken teknik hazırlık (gizlilik politikası, uygulama açıklamaları, ekran görüntüleri vb.) Geliştirici tarafından tamamlanır.</w:t>
      </w:r>
    </w:p>
    <w:p w:rsidR="00000000" w:rsidDel="00000000" w:rsidP="00000000" w:rsidRDefault="00000000" w:rsidRPr="00000000" w14:paraId="000001E3">
      <w:pPr>
        <w:pStyle w:val="Heading1"/>
        <w:keepNext w:val="0"/>
        <w:keepLines w:val="0"/>
        <w:spacing w:after="120" w:before="300" w:line="240" w:lineRule="auto"/>
        <w:rPr>
          <w:color w:val="1f4e79"/>
          <w:sz w:val="28"/>
          <w:szCs w:val="28"/>
        </w:rPr>
      </w:pPr>
      <w:bookmarkStart w:colFirst="0" w:colLast="0" w:name="_kj6nje5j927o" w:id="0"/>
      <w:bookmarkEnd w:id="0"/>
      <w:r w:rsidDel="00000000" w:rsidR="00000000" w:rsidRPr="00000000">
        <w:rPr>
          <w:color w:val="1f4e79"/>
          <w:sz w:val="28"/>
          <w:szCs w:val="28"/>
          <w:rtl w:val="0"/>
        </w:rPr>
        <w:t xml:space="preserve">24. SON HÜKÜMLER</w:t>
      </w:r>
    </w:p>
    <w:p w:rsidR="00000000" w:rsidDel="00000000" w:rsidP="00000000" w:rsidRDefault="00000000" w:rsidRPr="00000000" w14:paraId="000001E4">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İşbu Ek-1, ana sözleşme ile aynı tarihte ve birlikte imzalanmakla yürürlüğe girer.</w:t>
      </w:r>
    </w:p>
    <w:p w:rsidR="00000000" w:rsidDel="00000000" w:rsidP="00000000" w:rsidRDefault="00000000" w:rsidRPr="00000000" w14:paraId="000001E5">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Taraflar, Ek-1'in projenin teknik kapsamını eksiksiz biçimde tanımladığı konusunda mutabıktır.</w:t>
      </w:r>
    </w:p>
    <w:p w:rsidR="00000000" w:rsidDel="00000000" w:rsidP="00000000" w:rsidRDefault="00000000" w:rsidRPr="00000000" w14:paraId="000001E6">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Ek-1 ile ana sözleşme arasındaki çelişkilerde, taraflarca yazılı olarak aksi belirlenmediği sürece, her iki belgenin amacı doğrultusunda yorumlama esas alınır.</w:t>
      </w:r>
    </w:p>
    <w:p w:rsidR="00000000" w:rsidDel="00000000" w:rsidP="00000000" w:rsidRDefault="00000000" w:rsidRPr="00000000" w14:paraId="000001E7">
      <w:pPr>
        <w:numPr>
          <w:ilvl w:val="0"/>
          <w:numId w:val="1"/>
        </w:numPr>
        <w:spacing w:after="40" w:before="40" w:lineRule="auto"/>
        <w:ind w:left="720" w:hanging="360"/>
        <w:rPr>
          <w:rFonts w:ascii="Arial" w:cs="Arial" w:eastAsia="Arial" w:hAnsi="Arial"/>
          <w:sz w:val="22"/>
          <w:szCs w:val="22"/>
        </w:rPr>
      </w:pPr>
      <w:r w:rsidDel="00000000" w:rsidR="00000000" w:rsidRPr="00000000">
        <w:rPr>
          <w:sz w:val="22"/>
          <w:szCs w:val="22"/>
          <w:rtl w:val="0"/>
        </w:rPr>
        <w:t xml:space="preserve">Bu Ek-1'de yapılacak her türlü değişiklik, taraflarca imzalanmış bir ek protokol ile geçerlilik kazanır.</w:t>
      </w:r>
    </w:p>
    <w:p w:rsidR="00000000" w:rsidDel="00000000" w:rsidP="00000000" w:rsidRDefault="00000000" w:rsidRPr="00000000" w14:paraId="000001E8">
      <w:pPr>
        <w:spacing w:after="0" w:line="240" w:lineRule="auto"/>
        <w:rPr>
          <w:sz w:val="22"/>
          <w:szCs w:val="22"/>
        </w:rPr>
      </w:pPr>
      <w:r w:rsidDel="00000000" w:rsidR="00000000" w:rsidRPr="00000000">
        <w:rPr>
          <w:rtl w:val="0"/>
        </w:rPr>
      </w:r>
    </w:p>
    <w:p w:rsidR="00000000" w:rsidDel="00000000" w:rsidP="00000000" w:rsidRDefault="00000000" w:rsidRPr="00000000" w14:paraId="000001E9">
      <w:pPr>
        <w:spacing w:after="0" w:line="240" w:lineRule="auto"/>
        <w:rPr>
          <w:sz w:val="22"/>
          <w:szCs w:val="22"/>
        </w:rPr>
      </w:pPr>
      <w:r w:rsidDel="00000000" w:rsidR="00000000" w:rsidRPr="00000000">
        <w:rPr>
          <w:rtl w:val="0"/>
        </w:rPr>
      </w:r>
    </w:p>
    <w:p w:rsidR="00000000" w:rsidDel="00000000" w:rsidP="00000000" w:rsidRDefault="00000000" w:rsidRPr="00000000" w14:paraId="000001EA">
      <w:pPr>
        <w:spacing w:after="0" w:line="240" w:lineRule="auto"/>
        <w:rPr>
          <w:sz w:val="22"/>
          <w:szCs w:val="22"/>
        </w:rPr>
      </w:pPr>
      <w:r w:rsidDel="00000000" w:rsidR="00000000" w:rsidRPr="00000000">
        <w:rPr>
          <w:sz w:val="22"/>
          <w:szCs w:val="22"/>
          <w:rtl w:val="0"/>
        </w:rPr>
        <w:t xml:space="preserve">Taraflar Adres ve Bilgiler</w:t>
      </w:r>
    </w:p>
    <w:p w:rsidR="00000000" w:rsidDel="00000000" w:rsidP="00000000" w:rsidRDefault="00000000" w:rsidRPr="00000000" w14:paraId="000001EB">
      <w:pPr>
        <w:spacing w:after="0" w:line="240" w:lineRule="auto"/>
        <w:rPr>
          <w:sz w:val="22"/>
          <w:szCs w:val="22"/>
        </w:rPr>
      </w:pPr>
      <w:r w:rsidDel="00000000" w:rsidR="00000000" w:rsidRPr="00000000">
        <w:rPr>
          <w:rtl w:val="0"/>
        </w:rPr>
      </w:r>
    </w:p>
    <w:p w:rsidR="00000000" w:rsidDel="00000000" w:rsidP="00000000" w:rsidRDefault="00000000" w:rsidRPr="00000000" w14:paraId="000001EC">
      <w:pPr>
        <w:spacing w:after="0" w:line="240" w:lineRule="auto"/>
        <w:rPr>
          <w:sz w:val="22"/>
          <w:szCs w:val="22"/>
        </w:rPr>
      </w:pPr>
      <w:r w:rsidDel="00000000" w:rsidR="00000000" w:rsidRPr="00000000">
        <w:rPr>
          <w:sz w:val="22"/>
          <w:szCs w:val="22"/>
          <w:rtl w:val="0"/>
        </w:rPr>
        <w:t xml:space="preserve">Proje Sahibi ve Adresi:</w:t>
      </w:r>
    </w:p>
    <w:p w:rsidR="00000000" w:rsidDel="00000000" w:rsidP="00000000" w:rsidRDefault="00000000" w:rsidRPr="00000000" w14:paraId="000001ED">
      <w:pPr>
        <w:spacing w:after="0" w:line="240" w:lineRule="auto"/>
        <w:rPr>
          <w:sz w:val="22"/>
          <w:szCs w:val="22"/>
        </w:rPr>
      </w:pPr>
      <w:r w:rsidDel="00000000" w:rsidR="00000000" w:rsidRPr="00000000">
        <w:rPr>
          <w:rtl w:val="0"/>
        </w:rPr>
      </w:r>
    </w:p>
    <w:p w:rsidR="00000000" w:rsidDel="00000000" w:rsidP="00000000" w:rsidRDefault="00000000" w:rsidRPr="00000000" w14:paraId="000001EE">
      <w:pPr>
        <w:spacing w:after="0" w:line="240" w:lineRule="auto"/>
        <w:rPr>
          <w:sz w:val="22"/>
          <w:szCs w:val="22"/>
        </w:rPr>
      </w:pPr>
      <w:r w:rsidDel="00000000" w:rsidR="00000000" w:rsidRPr="00000000">
        <w:rPr>
          <w:sz w:val="22"/>
          <w:szCs w:val="22"/>
          <w:rtl w:val="0"/>
        </w:rPr>
        <w:t xml:space="preserve">Yazılımcı Geliştirici ve Adresi: </w:t>
      </w:r>
    </w:p>
    <w:p w:rsidR="00000000" w:rsidDel="00000000" w:rsidP="00000000" w:rsidRDefault="00000000" w:rsidRPr="00000000" w14:paraId="000001EF">
      <w:pPr>
        <w:spacing w:after="0" w:line="240" w:lineRule="auto"/>
        <w:rPr>
          <w:sz w:val="22"/>
          <w:szCs w:val="22"/>
        </w:rPr>
      </w:pPr>
      <w:r w:rsidDel="00000000" w:rsidR="00000000" w:rsidRPr="00000000">
        <w:rPr>
          <w:rtl w:val="0"/>
        </w:rPr>
      </w:r>
    </w:p>
    <w:p w:rsidR="00000000" w:rsidDel="00000000" w:rsidP="00000000" w:rsidRDefault="00000000" w:rsidRPr="00000000" w14:paraId="000001F0">
      <w:pPr>
        <w:spacing w:after="0" w:line="24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1F1">
      <w:pPr>
        <w:pBdr>
          <w:top w:color="1f4e79" w:space="1" w:sz="6" w:val="single"/>
        </w:pBdr>
        <w:spacing w:after="100" w:before="200" w:line="240" w:lineRule="auto"/>
        <w:rPr>
          <w:sz w:val="22"/>
          <w:szCs w:val="22"/>
        </w:rPr>
      </w:pPr>
      <w:r w:rsidDel="00000000" w:rsidR="00000000" w:rsidRPr="00000000">
        <w:rPr>
          <w:b w:val="1"/>
          <w:bCs w:val="1"/>
          <w:color w:val="1f4e79"/>
          <w:sz w:val="24"/>
          <w:szCs w:val="24"/>
          <w:rtl w:val="0"/>
        </w:rPr>
        <w:t xml:space="preserve">İMZALAR</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200"/>
        <w:gridCol w:w="4400"/>
        <w:tblGridChange w:id="0">
          <w:tblGrid>
            <w:gridCol w:w="4400"/>
            <w:gridCol w:w="200"/>
            <w:gridCol w:w="4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8fa" w:val="clear"/>
            <w:tcMar>
              <w:top w:w="200.0" w:type="dxa"/>
              <w:left w:w="200.0" w:type="dxa"/>
              <w:bottom w:w="200.0" w:type="dxa"/>
              <w:right w:w="200.0" w:type="dxa"/>
            </w:tcMar>
          </w:tcPr>
          <w:p w:rsidR="00000000" w:rsidDel="00000000" w:rsidP="00000000" w:rsidRDefault="00000000" w:rsidRPr="00000000" w14:paraId="000001F2">
            <w:pPr>
              <w:spacing w:after="60" w:line="240" w:lineRule="auto"/>
              <w:rPr>
                <w:sz w:val="22"/>
                <w:szCs w:val="22"/>
              </w:rPr>
            </w:pPr>
            <w:r w:rsidDel="00000000" w:rsidR="00000000" w:rsidRPr="00000000">
              <w:rPr>
                <w:b w:val="1"/>
                <w:bCs w:val="1"/>
                <w:color w:val="1f4e79"/>
                <w:sz w:val="22"/>
                <w:szCs w:val="22"/>
                <w:rtl w:val="0"/>
              </w:rPr>
              <w:t xml:space="preserve">Proje Sahibi</w:t>
            </w:r>
            <w:r w:rsidDel="00000000" w:rsidR="00000000" w:rsidRPr="00000000">
              <w:rPr>
                <w:rtl w:val="0"/>
              </w:rPr>
            </w:r>
          </w:p>
          <w:p w:rsidR="00000000" w:rsidDel="00000000" w:rsidP="00000000" w:rsidRDefault="00000000" w:rsidRPr="00000000" w14:paraId="000001F3">
            <w:pPr>
              <w:spacing w:after="60" w:line="240" w:lineRule="auto"/>
              <w:rPr>
                <w:sz w:val="22"/>
                <w:szCs w:val="22"/>
              </w:rPr>
            </w:pPr>
            <w:r w:rsidDel="00000000" w:rsidR="00000000" w:rsidRPr="00000000">
              <w:rPr>
                <w:sz w:val="22"/>
                <w:szCs w:val="22"/>
                <w:rtl w:val="0"/>
              </w:rPr>
              <w:t xml:space="preserve">Endemigo Teknoloji A.Ş.</w:t>
            </w:r>
          </w:p>
          <w:p w:rsidR="00000000" w:rsidDel="00000000" w:rsidP="00000000" w:rsidRDefault="00000000" w:rsidRPr="00000000" w14:paraId="000001F4">
            <w:pPr>
              <w:spacing w:line="240" w:lineRule="auto"/>
              <w:rPr>
                <w:sz w:val="22"/>
                <w:szCs w:val="22"/>
              </w:rPr>
            </w:pPr>
            <w:r w:rsidDel="00000000" w:rsidR="00000000" w:rsidRPr="00000000">
              <w:rPr>
                <w:sz w:val="22"/>
                <w:szCs w:val="22"/>
                <w:rtl w:val="0"/>
              </w:rPr>
              <w:t xml:space="preserve">Yetkili İmza: ________________________</w:t>
            </w:r>
          </w:p>
          <w:p w:rsidR="00000000" w:rsidDel="00000000" w:rsidP="00000000" w:rsidRDefault="00000000" w:rsidRPr="00000000" w14:paraId="000001F5">
            <w:pPr>
              <w:spacing w:after="60" w:line="240" w:lineRule="auto"/>
              <w:rPr>
                <w:sz w:val="22"/>
                <w:szCs w:val="22"/>
              </w:rPr>
            </w:pPr>
            <w:r w:rsidDel="00000000" w:rsidR="00000000" w:rsidRPr="00000000">
              <w:rPr>
                <w:sz w:val="22"/>
                <w:szCs w:val="22"/>
                <w:rtl w:val="0"/>
              </w:rPr>
              <w:t xml:space="preserve">Ad Soyad: ___________________________</w:t>
            </w:r>
          </w:p>
          <w:p w:rsidR="00000000" w:rsidDel="00000000" w:rsidP="00000000" w:rsidRDefault="00000000" w:rsidRPr="00000000" w14:paraId="000001F6">
            <w:pPr>
              <w:spacing w:after="60" w:line="240" w:lineRule="auto"/>
              <w:rPr>
                <w:sz w:val="22"/>
                <w:szCs w:val="22"/>
              </w:rPr>
            </w:pPr>
            <w:r w:rsidDel="00000000" w:rsidR="00000000" w:rsidRPr="00000000">
              <w:rPr>
                <w:rtl w:val="0"/>
              </w:rPr>
            </w:r>
          </w:p>
          <w:p w:rsidR="00000000" w:rsidDel="00000000" w:rsidP="00000000" w:rsidRDefault="00000000" w:rsidRPr="00000000" w14:paraId="000001F7">
            <w:pPr>
              <w:spacing w:after="60" w:line="240" w:lineRule="auto"/>
              <w:rPr>
                <w:sz w:val="22"/>
                <w:szCs w:val="22"/>
              </w:rPr>
            </w:pPr>
            <w:r w:rsidDel="00000000" w:rsidR="00000000" w:rsidRPr="00000000">
              <w:rPr>
                <w:sz w:val="22"/>
                <w:szCs w:val="22"/>
                <w:rtl w:val="0"/>
              </w:rPr>
              <w:t xml:space="preserve">Unvan: _______________________________</w:t>
            </w:r>
          </w:p>
          <w:p w:rsidR="00000000" w:rsidDel="00000000" w:rsidP="00000000" w:rsidRDefault="00000000" w:rsidRPr="00000000" w14:paraId="000001F8">
            <w:pPr>
              <w:spacing w:after="60" w:line="240" w:lineRule="auto"/>
              <w:rPr>
                <w:sz w:val="22"/>
                <w:szCs w:val="22"/>
              </w:rPr>
            </w:pPr>
            <w:r w:rsidDel="00000000" w:rsidR="00000000" w:rsidRPr="00000000">
              <w:rPr>
                <w:sz w:val="22"/>
                <w:szCs w:val="22"/>
                <w:rtl w:val="0"/>
              </w:rPr>
              <w:t xml:space="preserve">Tarih: _______________________________</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9">
            <w:pPr>
              <w:spacing w:after="0" w:line="240" w:lineRule="auto"/>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a" w:val="clear"/>
            <w:tcMar>
              <w:top w:w="200.0" w:type="dxa"/>
              <w:left w:w="200.0" w:type="dxa"/>
              <w:bottom w:w="200.0" w:type="dxa"/>
              <w:right w:w="200.0" w:type="dxa"/>
            </w:tcMar>
          </w:tcPr>
          <w:p w:rsidR="00000000" w:rsidDel="00000000" w:rsidP="00000000" w:rsidRDefault="00000000" w:rsidRPr="00000000" w14:paraId="000001FA">
            <w:pPr>
              <w:spacing w:after="60" w:line="240" w:lineRule="auto"/>
              <w:rPr>
                <w:sz w:val="22"/>
                <w:szCs w:val="22"/>
              </w:rPr>
            </w:pPr>
            <w:r w:rsidDel="00000000" w:rsidR="00000000" w:rsidRPr="00000000">
              <w:rPr>
                <w:b w:val="1"/>
                <w:bCs w:val="1"/>
                <w:color w:val="1f4e79"/>
                <w:sz w:val="22"/>
                <w:szCs w:val="22"/>
                <w:rtl w:val="0"/>
              </w:rPr>
              <w:t xml:space="preserve">GELİŞTİRİCİ</w:t>
            </w:r>
            <w:r w:rsidDel="00000000" w:rsidR="00000000" w:rsidRPr="00000000">
              <w:rPr>
                <w:rtl w:val="0"/>
              </w:rPr>
            </w:r>
          </w:p>
          <w:p w:rsidR="00000000" w:rsidDel="00000000" w:rsidP="00000000" w:rsidRDefault="00000000" w:rsidRPr="00000000" w14:paraId="000001FB">
            <w:pPr>
              <w:spacing w:after="60" w:line="240" w:lineRule="auto"/>
              <w:rPr>
                <w:sz w:val="22"/>
                <w:szCs w:val="22"/>
              </w:rPr>
            </w:pPr>
            <w:r w:rsidDel="00000000" w:rsidR="00000000" w:rsidRPr="00000000">
              <w:rPr>
                <w:sz w:val="22"/>
                <w:szCs w:val="22"/>
                <w:rtl w:val="0"/>
              </w:rPr>
              <w:t xml:space="preserve">Fatih Kartal</w:t>
            </w:r>
          </w:p>
          <w:p w:rsidR="00000000" w:rsidDel="00000000" w:rsidP="00000000" w:rsidRDefault="00000000" w:rsidRPr="00000000" w14:paraId="000001FC">
            <w:pPr>
              <w:spacing w:line="240" w:lineRule="auto"/>
              <w:rPr>
                <w:sz w:val="22"/>
                <w:szCs w:val="22"/>
              </w:rPr>
            </w:pPr>
            <w:r w:rsidDel="00000000" w:rsidR="00000000" w:rsidRPr="00000000">
              <w:rPr>
                <w:sz w:val="22"/>
                <w:szCs w:val="22"/>
                <w:rtl w:val="0"/>
              </w:rPr>
              <w:t xml:space="preserve">Yetkili İmza: ________________________</w:t>
            </w:r>
          </w:p>
          <w:p w:rsidR="00000000" w:rsidDel="00000000" w:rsidP="00000000" w:rsidRDefault="00000000" w:rsidRPr="00000000" w14:paraId="000001FD">
            <w:pPr>
              <w:spacing w:after="60" w:line="240" w:lineRule="auto"/>
              <w:rPr>
                <w:sz w:val="22"/>
                <w:szCs w:val="22"/>
              </w:rPr>
            </w:pPr>
            <w:r w:rsidDel="00000000" w:rsidR="00000000" w:rsidRPr="00000000">
              <w:rPr>
                <w:sz w:val="22"/>
                <w:szCs w:val="22"/>
                <w:rtl w:val="0"/>
              </w:rPr>
              <w:t xml:space="preserve">Ad Soyad: ____________________________</w:t>
            </w:r>
          </w:p>
          <w:p w:rsidR="00000000" w:rsidDel="00000000" w:rsidP="00000000" w:rsidRDefault="00000000" w:rsidRPr="00000000" w14:paraId="000001FE">
            <w:pPr>
              <w:spacing w:after="60" w:line="240" w:lineRule="auto"/>
              <w:rPr>
                <w:sz w:val="22"/>
                <w:szCs w:val="22"/>
              </w:rPr>
            </w:pPr>
            <w:r w:rsidDel="00000000" w:rsidR="00000000" w:rsidRPr="00000000">
              <w:rPr>
                <w:sz w:val="22"/>
                <w:szCs w:val="22"/>
                <w:rtl w:val="0"/>
              </w:rPr>
              <w:t xml:space="preserve">TC No: _______________________________</w:t>
            </w:r>
          </w:p>
          <w:p w:rsidR="00000000" w:rsidDel="00000000" w:rsidP="00000000" w:rsidRDefault="00000000" w:rsidRPr="00000000" w14:paraId="000001FF">
            <w:pPr>
              <w:spacing w:after="60" w:line="240" w:lineRule="auto"/>
              <w:rPr>
                <w:sz w:val="22"/>
                <w:szCs w:val="22"/>
              </w:rPr>
            </w:pPr>
            <w:r w:rsidDel="00000000" w:rsidR="00000000" w:rsidRPr="00000000">
              <w:rPr>
                <w:sz w:val="22"/>
                <w:szCs w:val="22"/>
                <w:rtl w:val="0"/>
              </w:rPr>
              <w:t xml:space="preserve">Tarih: _______________________________</w:t>
            </w:r>
          </w:p>
        </w:tc>
      </w:tr>
    </w:tbl>
    <w:p w:rsidR="00000000" w:rsidDel="00000000" w:rsidP="00000000" w:rsidRDefault="00000000" w:rsidRPr="00000000" w14:paraId="00000200">
      <w:pPr>
        <w:widowControl w:val="0"/>
        <w:spacing w:after="0" w:line="276" w:lineRule="auto"/>
        <w:rPr>
          <w:sz w:val="22"/>
          <w:szCs w:val="22"/>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134" w:top="1134"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25"/>
      <w:szCs w:val="25"/>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7365d"/>
      <w:sz w:val="34"/>
      <w:szCs w:val="3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endemigo.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